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7F6" w:rsidRDefault="00DA37F6" w:rsidP="00DA37F6">
      <w:pPr>
        <w:pStyle w:val="NormalWeb"/>
        <w:shd w:val="clear" w:color="auto" w:fill="FFFFFF"/>
        <w:spacing w:before="0" w:beforeAutospacing="0" w:after="0" w:afterAutospacing="0"/>
        <w:jc w:val="center"/>
        <w:rPr>
          <w:color w:val="3A3A3A"/>
          <w:sz w:val="40"/>
          <w:szCs w:val="40"/>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MAKALAH</w:t>
      </w:r>
    </w:p>
    <w:p w:rsidR="00463761" w:rsidRDefault="00463761" w:rsidP="00463761">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LAPORAN PROJECT</w:t>
      </w:r>
    </w:p>
    <w:p w:rsidR="00DA37F6" w:rsidRPr="00DA37F6" w:rsidRDefault="00DA37F6" w:rsidP="00DA37F6">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 xml:space="preserve">“BAHASA PEMROGRAMAN </w:t>
      </w:r>
      <w:r w:rsidR="00463761">
        <w:rPr>
          <w:color w:val="3A3A3A"/>
          <w:sz w:val="40"/>
          <w:szCs w:val="40"/>
          <w:bdr w:val="none" w:sz="0" w:space="0" w:color="auto" w:frame="1"/>
        </w:rPr>
        <w:t xml:space="preserve">PYGAME DAN </w:t>
      </w:r>
      <w:r w:rsidR="00463761">
        <w:rPr>
          <w:noProof/>
          <w:color w:val="3A3A3A"/>
          <w:sz w:val="40"/>
          <w:szCs w:val="40"/>
          <w:bdr w:val="none" w:sz="0" w:space="0" w:color="auto" w:frame="1"/>
        </w:rPr>
        <w:drawing>
          <wp:anchor distT="0" distB="0" distL="114300" distR="114300" simplePos="0" relativeHeight="251658240" behindDoc="1" locked="0" layoutInCell="1" allowOverlap="1" wp14:anchorId="6A98DF9F" wp14:editId="05C7D266">
            <wp:simplePos x="0" y="0"/>
            <wp:positionH relativeFrom="column">
              <wp:posOffset>1074420</wp:posOffset>
            </wp:positionH>
            <wp:positionV relativeFrom="paragraph">
              <wp:posOffset>291465</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Pr>
          <w:color w:val="3A3A3A"/>
          <w:sz w:val="40"/>
          <w:szCs w:val="40"/>
          <w:bdr w:val="none" w:sz="0" w:space="0" w:color="auto" w:frame="1"/>
        </w:rPr>
        <w:t>KIVY”</w:t>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r>
        <w:rPr>
          <w:noProof/>
          <w:color w:val="3A3A3A"/>
          <w:sz w:val="22"/>
          <w:szCs w:val="22"/>
          <w:bdr w:val="none" w:sz="0" w:space="0" w:color="auto" w:frame="1"/>
        </w:rPr>
        <w:drawing>
          <wp:anchor distT="0" distB="0" distL="114300" distR="114300" simplePos="0" relativeHeight="251659264" behindDoc="0" locked="0" layoutInCell="1" allowOverlap="1" wp14:anchorId="20C5B926" wp14:editId="5C5CB40E">
            <wp:simplePos x="0" y="0"/>
            <wp:positionH relativeFrom="column">
              <wp:posOffset>1055370</wp:posOffset>
            </wp:positionH>
            <wp:positionV relativeFrom="paragraph">
              <wp:posOffset>108585</wp:posOffset>
            </wp:positionV>
            <wp:extent cx="3200400" cy="30765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3200400" cy="3076575"/>
                    </a:xfrm>
                    <a:prstGeom prst="rect">
                      <a:avLst/>
                    </a:prstGeom>
                  </pic:spPr>
                </pic:pic>
              </a:graphicData>
            </a:graphic>
            <wp14:sizeRelH relativeFrom="page">
              <wp14:pctWidth>0</wp14:pctWidth>
            </wp14:sizeRelH>
            <wp14:sizeRelV relativeFrom="page">
              <wp14:pctHeight>0</wp14:pctHeight>
            </wp14:sizeRelV>
          </wp:anchor>
        </w:drawing>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Pr="00463761" w:rsidRDefault="00463761" w:rsidP="00463761">
      <w:pPr>
        <w:pStyle w:val="NormalWeb"/>
        <w:shd w:val="clear" w:color="auto" w:fill="FFFFFF"/>
        <w:spacing w:before="0" w:beforeAutospacing="0" w:after="0" w:afterAutospacing="0"/>
        <w:jc w:val="center"/>
        <w:rPr>
          <w:color w:val="3A3A3A"/>
          <w:bdr w:val="none" w:sz="0" w:space="0" w:color="auto" w:frame="1"/>
        </w:rPr>
      </w:pPr>
      <w:r w:rsidRPr="00463761">
        <w:rPr>
          <w:color w:val="3A3A3A"/>
          <w:bdr w:val="none" w:sz="0" w:space="0" w:color="auto" w:frame="1"/>
        </w:rPr>
        <w:t>OLEH :</w:t>
      </w:r>
    </w:p>
    <w:p w:rsidR="00463761" w:rsidRPr="00463761" w:rsidRDefault="00463761" w:rsidP="00463761">
      <w:pPr>
        <w:pStyle w:val="NormalWeb"/>
        <w:shd w:val="clear" w:color="auto" w:fill="FFFFFF"/>
        <w:spacing w:before="0" w:beforeAutospacing="0" w:after="0" w:afterAutospacing="0"/>
        <w:ind w:left="2160"/>
        <w:jc w:val="both"/>
        <w:rPr>
          <w:color w:val="3A3A3A"/>
          <w:bdr w:val="none" w:sz="0" w:space="0" w:color="auto" w:frame="1"/>
        </w:rPr>
      </w:pPr>
    </w:p>
    <w:p w:rsidR="00463761" w:rsidRPr="00463761" w:rsidRDefault="00186090" w:rsidP="00463761">
      <w:pPr>
        <w:pStyle w:val="NormalWeb"/>
        <w:shd w:val="clear" w:color="auto" w:fill="FFFFFF"/>
        <w:spacing w:before="0" w:beforeAutospacing="0" w:after="0" w:afterAutospacing="0"/>
        <w:ind w:left="1440" w:firstLine="720"/>
        <w:jc w:val="both"/>
        <w:rPr>
          <w:color w:val="3A3A3A"/>
          <w:bdr w:val="none" w:sz="0" w:space="0" w:color="auto" w:frame="1"/>
        </w:rPr>
      </w:pPr>
      <w:r>
        <w:rPr>
          <w:color w:val="3A3A3A"/>
          <w:bdr w:val="none" w:sz="0" w:space="0" w:color="auto" w:frame="1"/>
        </w:rPr>
        <w:t>M.FAHRIZ ZAIN JANNAN</w:t>
      </w:r>
      <w:r>
        <w:rPr>
          <w:color w:val="3A3A3A"/>
          <w:bdr w:val="none" w:sz="0" w:space="0" w:color="auto" w:frame="1"/>
        </w:rPr>
        <w:tab/>
      </w:r>
      <w:r>
        <w:rPr>
          <w:color w:val="3A3A3A"/>
          <w:bdr w:val="none" w:sz="0" w:space="0" w:color="auto" w:frame="1"/>
        </w:rPr>
        <w:tab/>
      </w:r>
      <w:r w:rsidR="0069066E">
        <w:rPr>
          <w:color w:val="3A3A3A"/>
          <w:bdr w:val="none" w:sz="0" w:space="0" w:color="auto" w:frame="1"/>
        </w:rPr>
        <w:t xml:space="preserve"> (18</w:t>
      </w:r>
      <w:bookmarkStart w:id="0" w:name="_GoBack"/>
      <w:bookmarkEnd w:id="0"/>
      <w:r w:rsidR="0069066E">
        <w:rPr>
          <w:color w:val="3A3A3A"/>
          <w:bdr w:val="none" w:sz="0" w:space="0" w:color="auto" w:frame="1"/>
        </w:rPr>
        <w:t>0411100075</w:t>
      </w:r>
      <w:r w:rsidR="00463761" w:rsidRPr="00463761">
        <w:rPr>
          <w:color w:val="3A3A3A"/>
          <w:bdr w:val="none" w:sz="0" w:space="0" w:color="auto" w:frame="1"/>
        </w:rPr>
        <w:t>)</w:t>
      </w:r>
    </w:p>
    <w:p w:rsidR="00463761" w:rsidRPr="00463761" w:rsidRDefault="0069066E" w:rsidP="00463761">
      <w:pPr>
        <w:pStyle w:val="NormalWeb"/>
        <w:shd w:val="clear" w:color="auto" w:fill="FFFFFF"/>
        <w:spacing w:before="0" w:beforeAutospacing="0" w:after="0" w:afterAutospacing="0"/>
        <w:ind w:left="2160"/>
        <w:jc w:val="both"/>
        <w:rPr>
          <w:color w:val="3A3A3A"/>
          <w:bdr w:val="none" w:sz="0" w:space="0" w:color="auto" w:frame="1"/>
        </w:rPr>
      </w:pPr>
      <w:r>
        <w:rPr>
          <w:color w:val="3A3A3A"/>
          <w:bdr w:val="none" w:sz="0" w:space="0" w:color="auto" w:frame="1"/>
        </w:rPr>
        <w:t>MOHAMMAD BISRI AMIN             (180441100024</w:t>
      </w:r>
      <w:r w:rsidR="00463761" w:rsidRPr="00463761">
        <w:rPr>
          <w:color w:val="3A3A3A"/>
          <w:bdr w:val="none" w:sz="0" w:space="0" w:color="auto" w:frame="1"/>
        </w:rPr>
        <w:t>)</w:t>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Pr>
          <w:color w:val="3A3A3A"/>
          <w:sz w:val="36"/>
          <w:szCs w:val="36"/>
          <w:bdr w:val="none" w:sz="0" w:space="0" w:color="auto" w:frame="1"/>
        </w:rPr>
        <w:t>PEMROGRAMAN BERBASIS OBJECT</w:t>
      </w: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p>
    <w:p w:rsidR="00463761" w:rsidRPr="00463761" w:rsidRDefault="00463761" w:rsidP="00463761">
      <w:pPr>
        <w:pStyle w:val="NormalWeb"/>
        <w:shd w:val="clear" w:color="auto" w:fill="FFFFFF"/>
        <w:spacing w:before="0" w:beforeAutospacing="0" w:after="0" w:afterAutospacing="0"/>
        <w:rPr>
          <w:color w:val="3A3A3A"/>
          <w:sz w:val="36"/>
          <w:szCs w:val="36"/>
          <w:bdr w:val="none" w:sz="0" w:space="0" w:color="auto" w:frame="1"/>
        </w:rPr>
      </w:pP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TEKNIK INFORMATIKA</w:t>
      </w: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UNIVERSITAS TRUNOJOYO MADURA</w:t>
      </w: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TAHUN AJARAN 2018 – 2019</w:t>
      </w: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A0059A" w:rsidRDefault="00A0059A" w:rsidP="00A0059A">
      <w:pPr>
        <w:pStyle w:val="NormalWeb"/>
        <w:shd w:val="clear" w:color="auto" w:fill="FFFFFF"/>
        <w:spacing w:before="0" w:beforeAutospacing="0" w:after="0" w:afterAutospacing="0"/>
        <w:jc w:val="center"/>
        <w:rPr>
          <w:b/>
          <w:color w:val="3A3A3A"/>
          <w:szCs w:val="22"/>
          <w:bdr w:val="none" w:sz="0" w:space="0" w:color="auto" w:frame="1"/>
        </w:rPr>
      </w:pPr>
      <w:r w:rsidRPr="00A0059A">
        <w:rPr>
          <w:b/>
          <w:color w:val="3A3A3A"/>
          <w:szCs w:val="22"/>
          <w:bdr w:val="none" w:sz="0" w:space="0" w:color="auto" w:frame="1"/>
        </w:rPr>
        <w:lastRenderedPageBreak/>
        <w:t>KATA PENGANTAR</w:t>
      </w:r>
    </w:p>
    <w:p w:rsidR="00A0059A" w:rsidRPr="00A0059A" w:rsidRDefault="00A0059A" w:rsidP="00A0059A">
      <w:pPr>
        <w:pStyle w:val="NormalWeb"/>
        <w:shd w:val="clear" w:color="auto" w:fill="FFFFFF"/>
        <w:spacing w:before="0" w:beforeAutospacing="0" w:after="0" w:afterAutospacing="0"/>
        <w:jc w:val="center"/>
        <w:rPr>
          <w:b/>
          <w:color w:val="3A3A3A"/>
          <w:szCs w:val="22"/>
          <w:bdr w:val="none" w:sz="0" w:space="0" w:color="auto" w:frame="1"/>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Assalamu’alaikum warahmatullahi wabarakatuh</w:t>
      </w:r>
    </w:p>
    <w:p w:rsidR="00FF6C78" w:rsidRPr="00FF6C78" w:rsidRDefault="00FF6C78" w:rsidP="00DA37F6">
      <w:pPr>
        <w:pStyle w:val="NormalWeb"/>
        <w:shd w:val="clear" w:color="auto" w:fill="FFFFFF"/>
        <w:spacing w:before="0" w:beforeAutospacing="0" w:after="0" w:afterAutospacing="0"/>
        <w:jc w:val="both"/>
        <w:rPr>
          <w:color w:val="3A3A3A"/>
          <w:sz w:val="22"/>
          <w:szCs w:val="22"/>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 xml:space="preserve">Segala puji bagi Allah SWT yang telah memberikan kami kemudahan sehingga </w:t>
      </w:r>
      <w:r w:rsidR="00DA37F6">
        <w:rPr>
          <w:color w:val="3A3A3A"/>
          <w:sz w:val="22"/>
          <w:szCs w:val="22"/>
          <w:bdr w:val="none" w:sz="0" w:space="0" w:color="auto" w:frame="1"/>
        </w:rPr>
        <w:t>kami dapat menyelesaikan laporan</w:t>
      </w:r>
      <w:r w:rsidRPr="00FF6C78">
        <w:rPr>
          <w:color w:val="3A3A3A"/>
          <w:sz w:val="22"/>
          <w:szCs w:val="22"/>
          <w:bdr w:val="none" w:sz="0" w:space="0" w:color="auto" w:frame="1"/>
        </w:rPr>
        <w:t xml:space="preserve"> ini dengan tepat waktu. Tanpa pertolongan-Nya tentunya kami tidak akan sanggup untuk menyelesaikan makalah ini dengan baik. Shalawat serta salam semoga terlimpah curahkan kepada baginda tercinta kita yaitu Nabi Muhammad SAW yang kita nanti-nati</w:t>
      </w:r>
      <w:r w:rsidR="00DA37F6">
        <w:rPr>
          <w:color w:val="3A3A3A"/>
          <w:sz w:val="22"/>
          <w:szCs w:val="22"/>
          <w:bdr w:val="none" w:sz="0" w:space="0" w:color="auto" w:frame="1"/>
        </w:rPr>
        <w:t>kan syafa’atnya di akhirat nant.</w:t>
      </w:r>
      <w:r w:rsidRPr="00FF6C78">
        <w:rPr>
          <w:color w:val="3A3A3A"/>
          <w:sz w:val="22"/>
          <w:szCs w:val="22"/>
          <w:bdr w:val="none" w:sz="0" w:space="0" w:color="auto" w:frame="1"/>
        </w:rPr>
        <w:t>.</w:t>
      </w:r>
    </w:p>
    <w:p w:rsidR="00FF6C78" w:rsidRPr="00FF6C78" w:rsidRDefault="00FF6C78" w:rsidP="00DA37F6">
      <w:pPr>
        <w:pStyle w:val="NormalWeb"/>
        <w:shd w:val="clear" w:color="auto" w:fill="FFFFFF"/>
        <w:spacing w:before="0" w:beforeAutospacing="0" w:after="0" w:afterAutospacing="0"/>
        <w:jc w:val="both"/>
        <w:rPr>
          <w:color w:val="3A3A3A"/>
          <w:sz w:val="22"/>
          <w:szCs w:val="22"/>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Penulis mengucapkan syukur kepada Allah SWT atas limpahan nikmat s</w:t>
      </w:r>
      <w:r w:rsidR="00DA37F6">
        <w:rPr>
          <w:color w:val="3A3A3A"/>
          <w:sz w:val="22"/>
          <w:szCs w:val="22"/>
          <w:bdr w:val="none" w:sz="0" w:space="0" w:color="auto" w:frame="1"/>
        </w:rPr>
        <w:t xml:space="preserve">ehat-Nya, baik itu berupa sehat </w:t>
      </w:r>
      <w:r w:rsidRPr="00FF6C78">
        <w:rPr>
          <w:color w:val="3A3A3A"/>
          <w:sz w:val="22"/>
          <w:szCs w:val="22"/>
          <w:bdr w:val="none" w:sz="0" w:space="0" w:color="auto" w:frame="1"/>
        </w:rPr>
        <w:t>fisik maupun akal pikiran, sehingga penulis mampu untuk</w:t>
      </w:r>
      <w:r w:rsidR="00DA37F6">
        <w:rPr>
          <w:color w:val="3A3A3A"/>
          <w:sz w:val="22"/>
          <w:szCs w:val="22"/>
          <w:bdr w:val="none" w:sz="0" w:space="0" w:color="auto" w:frame="1"/>
        </w:rPr>
        <w:t xml:space="preserve"> menyelesaikan pembuatan laporan</w:t>
      </w:r>
      <w:r w:rsidRPr="00FF6C78">
        <w:rPr>
          <w:color w:val="3A3A3A"/>
          <w:sz w:val="22"/>
          <w:szCs w:val="22"/>
          <w:bdr w:val="none" w:sz="0" w:space="0" w:color="auto" w:frame="1"/>
        </w:rPr>
        <w:t xml:space="preserve"> sebagai tugas akhir dari mata ku</w:t>
      </w:r>
      <w:r w:rsidR="00DA37F6">
        <w:rPr>
          <w:color w:val="3A3A3A"/>
          <w:sz w:val="22"/>
          <w:szCs w:val="22"/>
          <w:bdr w:val="none" w:sz="0" w:space="0" w:color="auto" w:frame="1"/>
        </w:rPr>
        <w:t xml:space="preserve">liah Hukum PEMROGRAMAN BERBASIS OBJECT (PBO) dengan project </w:t>
      </w:r>
      <w:r w:rsidRPr="00FF6C78">
        <w:rPr>
          <w:color w:val="3A3A3A"/>
          <w:sz w:val="22"/>
          <w:szCs w:val="22"/>
          <w:bdr w:val="none" w:sz="0" w:space="0" w:color="auto" w:frame="1"/>
        </w:rPr>
        <w:t>“</w:t>
      </w:r>
      <w:r w:rsidR="00DA37F6">
        <w:rPr>
          <w:color w:val="3A3A3A"/>
          <w:sz w:val="22"/>
          <w:szCs w:val="22"/>
          <w:bdr w:val="none" w:sz="0" w:space="0" w:color="auto" w:frame="1"/>
        </w:rPr>
        <w:t>PYGAME dan KIVY</w:t>
      </w:r>
      <w:r w:rsidRPr="00FF6C78">
        <w:rPr>
          <w:color w:val="3A3A3A"/>
          <w:sz w:val="22"/>
          <w:szCs w:val="22"/>
          <w:bdr w:val="none" w:sz="0" w:space="0" w:color="auto" w:frame="1"/>
        </w:rPr>
        <w:t>”.</w:t>
      </w:r>
    </w:p>
    <w:p w:rsidR="00DA37F6" w:rsidRPr="00FF6C78" w:rsidRDefault="00DA37F6" w:rsidP="00DA37F6">
      <w:pPr>
        <w:pStyle w:val="NormalWeb"/>
        <w:shd w:val="clear" w:color="auto" w:fill="FFFFFF"/>
        <w:spacing w:before="0" w:beforeAutospacing="0" w:after="0" w:afterAutospacing="0"/>
        <w:jc w:val="both"/>
        <w:rPr>
          <w:color w:val="3A3A3A"/>
          <w:sz w:val="22"/>
          <w:szCs w:val="22"/>
        </w:rPr>
      </w:pPr>
    </w:p>
    <w:p w:rsidR="00FF6C78" w:rsidRPr="00FF6C78" w:rsidRDefault="00FF6C78" w:rsidP="00DA37F6">
      <w:pPr>
        <w:pStyle w:val="NormalWeb"/>
        <w:shd w:val="clear" w:color="auto" w:fill="FFFFFF"/>
        <w:spacing w:before="0" w:beforeAutospacing="0" w:after="0" w:afterAutospacing="0"/>
        <w:jc w:val="both"/>
        <w:rPr>
          <w:color w:val="3A3A3A"/>
          <w:sz w:val="22"/>
          <w:szCs w:val="22"/>
        </w:rPr>
      </w:pPr>
      <w:r w:rsidRPr="00FF6C78">
        <w:rPr>
          <w:color w:val="3A3A3A"/>
          <w:sz w:val="22"/>
          <w:szCs w:val="22"/>
          <w:bdr w:val="none" w:sz="0" w:space="0" w:color="auto" w:frame="1"/>
        </w:rPr>
        <w:t>Penul</w:t>
      </w:r>
      <w:r w:rsidR="00DA37F6">
        <w:rPr>
          <w:color w:val="3A3A3A"/>
          <w:sz w:val="22"/>
          <w:szCs w:val="22"/>
          <w:bdr w:val="none" w:sz="0" w:space="0" w:color="auto" w:frame="1"/>
        </w:rPr>
        <w:t>is tentu menyadari bahwa laporan</w:t>
      </w:r>
      <w:r w:rsidRPr="00FF6C78">
        <w:rPr>
          <w:color w:val="3A3A3A"/>
          <w:sz w:val="22"/>
          <w:szCs w:val="22"/>
          <w:bdr w:val="none" w:sz="0" w:space="0" w:color="auto" w:frame="1"/>
        </w:rPr>
        <w:t xml:space="preserve"> ini masih jauh dari kata sempurna dan masih banyak terdapat kesalahan serta kekurangan di dalamnya. Untuk itu, penulis mengharapkan kritik serta saran dari pembaca untuk makalah ini, supaya makalah ini nantinya dapat menjadi makalah yang lebih baik lagi. Demikian, dan apabila terdapat banyak kesalahan pada makalah ini penulis mohon maaf yang sebesar-besarnya.</w:t>
      </w: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Penulis juga mengucapkan terima kasih kepada se</w:t>
      </w:r>
      <w:r w:rsidR="00DA37F6">
        <w:rPr>
          <w:color w:val="3A3A3A"/>
          <w:sz w:val="22"/>
          <w:szCs w:val="22"/>
          <w:bdr w:val="none" w:sz="0" w:space="0" w:color="auto" w:frame="1"/>
        </w:rPr>
        <w:t xml:space="preserve">mua pihak khususnya kepada dosen PBO kami ibu ari </w:t>
      </w:r>
      <w:r w:rsidRPr="00FF6C78">
        <w:rPr>
          <w:color w:val="3A3A3A"/>
          <w:sz w:val="22"/>
          <w:szCs w:val="22"/>
          <w:bdr w:val="none" w:sz="0" w:space="0" w:color="auto" w:frame="1"/>
        </w:rPr>
        <w:t xml:space="preserve"> yang telah membimbing kami </w:t>
      </w:r>
      <w:r w:rsidR="00DA37F6">
        <w:rPr>
          <w:color w:val="3A3A3A"/>
          <w:sz w:val="22"/>
          <w:szCs w:val="22"/>
          <w:bdr w:val="none" w:sz="0" w:space="0" w:color="auto" w:frame="1"/>
        </w:rPr>
        <w:t>pada mata kuliah PBO</w:t>
      </w:r>
      <w:r w:rsidRPr="00FF6C78">
        <w:rPr>
          <w:color w:val="3A3A3A"/>
          <w:sz w:val="22"/>
          <w:szCs w:val="22"/>
          <w:bdr w:val="none" w:sz="0" w:space="0" w:color="auto" w:frame="1"/>
        </w:rPr>
        <w:t>.</w:t>
      </w:r>
    </w:p>
    <w:p w:rsidR="00DA37F6" w:rsidRPr="00FF6C78" w:rsidRDefault="00DA37F6" w:rsidP="00DA37F6">
      <w:pPr>
        <w:pStyle w:val="NormalWeb"/>
        <w:shd w:val="clear" w:color="auto" w:fill="FFFFFF"/>
        <w:spacing w:before="0" w:beforeAutospacing="0" w:after="0" w:afterAutospacing="0"/>
        <w:jc w:val="both"/>
        <w:rPr>
          <w:color w:val="3A3A3A"/>
          <w:sz w:val="22"/>
          <w:szCs w:val="22"/>
        </w:rPr>
      </w:pPr>
    </w:p>
    <w:p w:rsidR="001A68AB" w:rsidRPr="002A3996" w:rsidRDefault="00FF6C78" w:rsidP="00DA37F6">
      <w:pPr>
        <w:pStyle w:val="NormalWeb"/>
        <w:shd w:val="clear" w:color="auto" w:fill="FFFFFF"/>
        <w:spacing w:before="0" w:beforeAutospacing="0" w:after="0" w:afterAutospacing="0"/>
        <w:jc w:val="both"/>
        <w:rPr>
          <w:color w:val="3A3A3A"/>
          <w:sz w:val="22"/>
          <w:szCs w:val="22"/>
        </w:rPr>
      </w:pPr>
      <w:r w:rsidRPr="00FF6C78">
        <w:rPr>
          <w:color w:val="3A3A3A"/>
          <w:sz w:val="22"/>
          <w:szCs w:val="22"/>
          <w:bdr w:val="none" w:sz="0" w:space="0" w:color="auto" w:frame="1"/>
        </w:rPr>
        <w:t>Demikian, semoga makalah ini dapat bermanfaat. Terima kasih.</w:t>
      </w:r>
    </w:p>
    <w:p w:rsidR="001A68AB" w:rsidRDefault="001A68AB" w:rsidP="00DA37F6">
      <w:pPr>
        <w:jc w:val="both"/>
        <w:rPr>
          <w:lang w:val="en-ID"/>
        </w:rPr>
      </w:pPr>
    </w:p>
    <w:p w:rsidR="001A68AB" w:rsidRDefault="001A68AB"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1A68AB" w:rsidRDefault="00186090" w:rsidP="00DA37F6">
      <w:pPr>
        <w:jc w:val="both"/>
        <w:rPr>
          <w:lang w:val="en-ID"/>
        </w:rPr>
      </w:pPr>
      <w:r>
        <w:rPr>
          <w:lang w:val="en-ID"/>
        </w:rPr>
        <w:t>Bangkalan, 26 Mei 2019</w:t>
      </w: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080CC2" w:rsidRDefault="000A4946" w:rsidP="000A4946">
      <w:pPr>
        <w:pStyle w:val="Heading3"/>
        <w:shd w:val="clear" w:color="auto" w:fill="FFFFFF"/>
        <w:spacing w:before="0" w:beforeAutospacing="0" w:after="144" w:afterAutospacing="0"/>
        <w:jc w:val="center"/>
        <w:textAlignment w:val="baseline"/>
        <w:rPr>
          <w:color w:val="444444"/>
          <w:sz w:val="24"/>
          <w:szCs w:val="24"/>
        </w:rPr>
      </w:pPr>
      <w:r>
        <w:rPr>
          <w:color w:val="444444"/>
          <w:sz w:val="24"/>
          <w:szCs w:val="24"/>
        </w:rPr>
        <w:lastRenderedPageBreak/>
        <w:t>PENGERTIAN  PYGAME</w:t>
      </w:r>
    </w:p>
    <w:p w:rsidR="000A4946" w:rsidRPr="000A4946" w:rsidRDefault="000A4946" w:rsidP="000A4946">
      <w:pPr>
        <w:pStyle w:val="NormalWeb"/>
        <w:shd w:val="clear" w:color="auto" w:fill="FFFFFF"/>
        <w:spacing w:before="0" w:beforeAutospacing="0" w:after="150" w:afterAutospacing="0"/>
        <w:rPr>
          <w:color w:val="333333"/>
          <w:sz w:val="22"/>
          <w:szCs w:val="22"/>
        </w:rPr>
      </w:pPr>
      <w:r w:rsidRPr="000A4946">
        <w:rPr>
          <w:color w:val="333333"/>
          <w:sz w:val="22"/>
          <w:szCs w:val="22"/>
        </w:rPr>
        <w:t>pygame ( </w:t>
      </w:r>
      <w:r w:rsidRPr="000A4946">
        <w:rPr>
          <w:rStyle w:val="Strong"/>
          <w:color w:val="333333"/>
          <w:sz w:val="22"/>
          <w:szCs w:val="22"/>
        </w:rPr>
        <w:t>perpustakaan</w:t>
      </w:r>
      <w:r w:rsidRPr="000A4946">
        <w:rPr>
          <w:color w:val="333333"/>
          <w:sz w:val="22"/>
          <w:szCs w:val="22"/>
        </w:rPr>
        <w:t> ) adalah perpustakaan bahasa pemrograman </w:t>
      </w:r>
      <w:hyperlink r:id="rId6" w:history="1">
        <w:r w:rsidRPr="000A4946">
          <w:rPr>
            <w:rStyle w:val="Hyperlink"/>
            <w:color w:val="337AB7"/>
            <w:sz w:val="22"/>
            <w:szCs w:val="22"/>
          </w:rPr>
          <w:t>phyton</w:t>
        </w:r>
      </w:hyperlink>
      <w:r w:rsidRPr="000A4946">
        <w:rPr>
          <w:color w:val="333333"/>
          <w:sz w:val="22"/>
          <w:szCs w:val="22"/>
        </w:rPr>
        <w:t> Bebas dan Open Source untuk membuat aplikasi multimedia seperti permainan yang dibangun di atas perpustakaan </w:t>
      </w:r>
      <w:hyperlink r:id="rId7" w:history="1">
        <w:r w:rsidRPr="000A4946">
          <w:rPr>
            <w:rStyle w:val="Hyperlink"/>
            <w:color w:val="337AB7"/>
            <w:sz w:val="22"/>
            <w:szCs w:val="22"/>
          </w:rPr>
          <w:t>SDL yang</w:t>
        </w:r>
      </w:hyperlink>
      <w:r w:rsidRPr="000A4946">
        <w:rPr>
          <w:color w:val="333333"/>
          <w:sz w:val="22"/>
          <w:szCs w:val="22"/>
        </w:rPr>
        <w:t> sangat baik . Seperti SDL, pygame sangat portabel dan berjalan di hampir semua platform dan sistem operasi. Jutaan orang telah mengunduh pygame itu sendiri, yang merupakan keseluruhan bit yang terbang melintasi interwebs.</w:t>
      </w:r>
    </w:p>
    <w:p w:rsidR="000A4946" w:rsidRPr="000A4946" w:rsidRDefault="000A4946" w:rsidP="000A4946">
      <w:pPr>
        <w:pStyle w:val="NormalWeb"/>
        <w:shd w:val="clear" w:color="auto" w:fill="FFFFFF"/>
        <w:spacing w:before="0" w:beforeAutospacing="0" w:after="150" w:afterAutospacing="0"/>
        <w:rPr>
          <w:color w:val="333333"/>
          <w:sz w:val="22"/>
          <w:szCs w:val="22"/>
        </w:rPr>
      </w:pPr>
      <w:r w:rsidRPr="000A4946">
        <w:rPr>
          <w:color w:val="333333"/>
          <w:sz w:val="22"/>
          <w:szCs w:val="22"/>
        </w:rPr>
        <w:t>pygame.org ( </w:t>
      </w:r>
      <w:r w:rsidRPr="000A4946">
        <w:rPr>
          <w:rStyle w:val="Strong"/>
          <w:color w:val="333333"/>
          <w:sz w:val="22"/>
          <w:szCs w:val="22"/>
        </w:rPr>
        <w:t>situs web</w:t>
      </w:r>
      <w:r w:rsidRPr="000A4946">
        <w:rPr>
          <w:color w:val="333333"/>
          <w:sz w:val="22"/>
          <w:szCs w:val="22"/>
        </w:rPr>
        <w:t> ) menyambut semua proyek permainan, seni, musik, suara, video, dan multimedia Python. Setelah Anda selesai </w:t>
      </w:r>
      <w:hyperlink r:id="rId8" w:history="1">
        <w:r w:rsidRPr="000A4946">
          <w:rPr>
            <w:rStyle w:val="Hyperlink"/>
            <w:color w:val="337AB7"/>
            <w:sz w:val="22"/>
            <w:szCs w:val="22"/>
          </w:rPr>
          <w:t>memulai,</w:t>
        </w:r>
      </w:hyperlink>
      <w:r w:rsidRPr="000A4946">
        <w:rPr>
          <w:color w:val="333333"/>
          <w:sz w:val="22"/>
          <w:szCs w:val="22"/>
        </w:rPr>
        <w:t> Anda dapat </w:t>
      </w:r>
      <w:hyperlink r:id="rId9" w:history="1">
        <w:r w:rsidRPr="000A4946">
          <w:rPr>
            <w:rStyle w:val="Hyperlink"/>
            <w:color w:val="337AB7"/>
            <w:sz w:val="22"/>
            <w:szCs w:val="22"/>
          </w:rPr>
          <w:t>menambahkan proyek baru</w:t>
        </w:r>
      </w:hyperlink>
      <w:r w:rsidRPr="000A4946">
        <w:rPr>
          <w:color w:val="333333"/>
          <w:sz w:val="22"/>
          <w:szCs w:val="22"/>
        </w:rPr>
        <w:t> atau belajar </w:t>
      </w:r>
      <w:hyperlink r:id="rId10" w:history="1">
        <w:r w:rsidRPr="000A4946">
          <w:rPr>
            <w:rStyle w:val="Hyperlink"/>
            <w:color w:val="337AB7"/>
            <w:sz w:val="22"/>
            <w:szCs w:val="22"/>
          </w:rPr>
          <w:t>tentang</w:t>
        </w:r>
      </w:hyperlink>
      <w:r w:rsidRPr="000A4946">
        <w:rPr>
          <w:color w:val="333333"/>
          <w:sz w:val="22"/>
          <w:szCs w:val="22"/>
        </w:rPr>
        <w:t> pygame dengan membaca </w:t>
      </w:r>
      <w:hyperlink r:id="rId11" w:history="1">
        <w:r w:rsidRPr="000A4946">
          <w:rPr>
            <w:rStyle w:val="Hyperlink"/>
            <w:color w:val="337AB7"/>
            <w:sz w:val="22"/>
            <w:szCs w:val="22"/>
          </w:rPr>
          <w:t>dokumen</w:t>
        </w:r>
      </w:hyperlink>
      <w:r w:rsidRPr="000A4946">
        <w:rPr>
          <w:color w:val="333333"/>
          <w:sz w:val="22"/>
          <w:szCs w:val="22"/>
        </w:rPr>
        <w:t> . Untuk informasi lebih lanjut tentang apa yang terjadi di dunia pygame lihat </w:t>
      </w:r>
      <w:hyperlink r:id="rId12" w:history="1">
        <w:r w:rsidRPr="000A4946">
          <w:rPr>
            <w:rStyle w:val="Hyperlink"/>
            <w:color w:val="337AB7"/>
            <w:sz w:val="22"/>
            <w:szCs w:val="22"/>
          </w:rPr>
          <w:t>dashboard komunitas</w:t>
        </w:r>
      </w:hyperlink>
      <w:r w:rsidRPr="000A4946">
        <w:rPr>
          <w:color w:val="333333"/>
          <w:sz w:val="22"/>
          <w:szCs w:val="22"/>
        </w:rPr>
        <w:t> , yang berisi banyak hal seperti proyek kami yang sedang kami kerjakan, berita (blog kami dengan rss), </w:t>
      </w:r>
      <w:hyperlink r:id="rId13" w:history="1">
        <w:r w:rsidRPr="000A4946">
          <w:rPr>
            <w:rStyle w:val="Hyperlink"/>
            <w:color w:val="337AB7"/>
            <w:sz w:val="22"/>
            <w:szCs w:val="22"/>
          </w:rPr>
          <w:t>twitter</w:t>
        </w:r>
      </w:hyperlink>
      <w:r w:rsidRPr="000A4946">
        <w:rPr>
          <w:color w:val="333333"/>
          <w:sz w:val="22"/>
          <w:szCs w:val="22"/>
        </w:rPr>
        <w:t> , </w:t>
      </w:r>
      <w:hyperlink r:id="rId14" w:history="1">
        <w:r w:rsidRPr="000A4946">
          <w:rPr>
            <w:rStyle w:val="Hyperlink"/>
            <w:color w:val="337AB7"/>
            <w:sz w:val="22"/>
            <w:szCs w:val="22"/>
          </w:rPr>
          <w:t>reddit</w:t>
        </w:r>
      </w:hyperlink>
      <w:r w:rsidRPr="000A4946">
        <w:rPr>
          <w:color w:val="333333"/>
          <w:sz w:val="22"/>
          <w:szCs w:val="22"/>
        </w:rPr>
        <w:t> (forum), </w:t>
      </w:r>
      <w:hyperlink r:id="rId15" w:history="1">
        <w:r w:rsidRPr="000A4946">
          <w:rPr>
            <w:rStyle w:val="Hyperlink"/>
            <w:color w:val="337AB7"/>
            <w:sz w:val="22"/>
            <w:szCs w:val="22"/>
          </w:rPr>
          <w:t>stackoverflow</w:t>
        </w:r>
      </w:hyperlink>
      <w:r w:rsidRPr="000A4946">
        <w:rPr>
          <w:color w:val="333333"/>
          <w:sz w:val="22"/>
          <w:szCs w:val="22"/>
        </w:rPr>
        <w:t> (Q &amp; A), </w:t>
      </w:r>
      <w:hyperlink r:id="rId16" w:history="1">
        <w:r w:rsidRPr="000A4946">
          <w:rPr>
            <w:rStyle w:val="Hyperlink"/>
            <w:color w:val="337AB7"/>
            <w:sz w:val="22"/>
            <w:szCs w:val="22"/>
          </w:rPr>
          <w:t>github</w:t>
        </w:r>
      </w:hyperlink>
      <w:r w:rsidRPr="000A4946">
        <w:rPr>
          <w:color w:val="333333"/>
          <w:sz w:val="22"/>
          <w:szCs w:val="22"/>
        </w:rPr>
        <w:t> ( pengembangan), </w:t>
      </w:r>
      <w:hyperlink r:id="rId17" w:history="1">
        <w:r w:rsidRPr="000A4946">
          <w:rPr>
            <w:rStyle w:val="Hyperlink"/>
            <w:color w:val="337AB7"/>
            <w:sz w:val="22"/>
            <w:szCs w:val="22"/>
          </w:rPr>
          <w:t>irc</w:t>
        </w:r>
      </w:hyperlink>
      <w:r w:rsidRPr="000A4946">
        <w:rPr>
          <w:color w:val="333333"/>
          <w:sz w:val="22"/>
          <w:szCs w:val="22"/>
        </w:rPr>
        <w:t> (chat), </w:t>
      </w:r>
      <w:hyperlink r:id="rId18" w:history="1">
        <w:r w:rsidRPr="000A4946">
          <w:rPr>
            <w:rStyle w:val="Hyperlink"/>
            <w:color w:val="337AB7"/>
            <w:sz w:val="22"/>
            <w:szCs w:val="22"/>
          </w:rPr>
          <w:t>mailinglist</w:t>
        </w:r>
      </w:hyperlink>
      <w:r w:rsidRPr="000A4946">
        <w:rPr>
          <w:color w:val="333333"/>
          <w:sz w:val="22"/>
          <w:szCs w:val="22"/>
        </w:rPr>
        <w:t> (Kami suka menulis surat elektronik satu sama lain) dan berbagai potongan dan potongan lain tentang pygame dari seluruh internet.</w:t>
      </w:r>
    </w:p>
    <w:p w:rsidR="000A4946" w:rsidRPr="000A4946" w:rsidRDefault="000A4946" w:rsidP="000A4946">
      <w:pPr>
        <w:pStyle w:val="NormalWeb"/>
        <w:shd w:val="clear" w:color="auto" w:fill="FFFFFF"/>
        <w:spacing w:before="0" w:beforeAutospacing="0" w:after="150" w:afterAutospacing="0"/>
        <w:rPr>
          <w:color w:val="333333"/>
          <w:sz w:val="22"/>
          <w:szCs w:val="22"/>
        </w:rPr>
      </w:pPr>
      <w:r w:rsidRPr="000A4946">
        <w:rPr>
          <w:color w:val="333333"/>
          <w:sz w:val="22"/>
          <w:szCs w:val="22"/>
        </w:rPr>
        <w:t>pygame ( </w:t>
      </w:r>
      <w:r w:rsidRPr="000A4946">
        <w:rPr>
          <w:rStyle w:val="Strong"/>
          <w:color w:val="333333"/>
          <w:sz w:val="22"/>
          <w:szCs w:val="22"/>
        </w:rPr>
        <w:t>komunitas</w:t>
      </w:r>
      <w:r w:rsidRPr="000A4946">
        <w:rPr>
          <w:color w:val="333333"/>
          <w:sz w:val="22"/>
          <w:szCs w:val="22"/>
        </w:rPr>
        <w:t> ) adalah kelompok sukarelawan kecil manusia kreatif yang membuat sesuatu (mungkin juga ada beberapa kucing, beberapa koala, lusinan doggos, 3,14 gnome, dan 42 robot yang juga mengotak-atik kita). Kami saling menghargai, dan mengikuti </w:t>
      </w:r>
      <w:hyperlink r:id="rId19" w:history="1">
        <w:r w:rsidRPr="000A4946">
          <w:rPr>
            <w:rStyle w:val="Hyperlink"/>
            <w:color w:val="337AB7"/>
            <w:sz w:val="22"/>
            <w:szCs w:val="22"/>
          </w:rPr>
          <w:t>kode perilaku komunitas Python</w:t>
        </w:r>
      </w:hyperlink>
      <w:r w:rsidRPr="000A4946">
        <w:rPr>
          <w:color w:val="333333"/>
          <w:sz w:val="22"/>
          <w:szCs w:val="22"/>
        </w:rPr>
        <w:t> , sementara kami saling memban</w:t>
      </w:r>
      <w:r>
        <w:rPr>
          <w:color w:val="333333"/>
          <w:sz w:val="22"/>
          <w:szCs w:val="22"/>
        </w:rPr>
        <w:t>tu membuat hal-hal yang menarik.</w:t>
      </w:r>
    </w:p>
    <w:p w:rsidR="00080CC2" w:rsidRDefault="00080CC2" w:rsidP="004643B7">
      <w:pPr>
        <w:pStyle w:val="Heading3"/>
        <w:shd w:val="clear" w:color="auto" w:fill="FFFFFF"/>
        <w:spacing w:before="0" w:beforeAutospacing="0" w:after="144" w:afterAutospacing="0"/>
        <w:textAlignment w:val="baseline"/>
        <w:rPr>
          <w:color w:val="444444"/>
          <w:sz w:val="24"/>
          <w:szCs w:val="24"/>
        </w:rPr>
      </w:pPr>
    </w:p>
    <w:p w:rsidR="004643B7" w:rsidRPr="004643B7" w:rsidRDefault="004643B7" w:rsidP="004643B7">
      <w:pPr>
        <w:pStyle w:val="Heading3"/>
        <w:shd w:val="clear" w:color="auto" w:fill="FFFFFF"/>
        <w:spacing w:before="0" w:beforeAutospacing="0" w:after="144" w:afterAutospacing="0"/>
        <w:textAlignment w:val="baseline"/>
        <w:rPr>
          <w:color w:val="444444"/>
          <w:sz w:val="24"/>
          <w:szCs w:val="24"/>
        </w:rPr>
      </w:pPr>
      <w:r w:rsidRPr="004643B7">
        <w:rPr>
          <w:color w:val="444444"/>
          <w:sz w:val="24"/>
          <w:szCs w:val="24"/>
        </w:rPr>
        <w:t>Cara install pygame di Windows pada python 3.</w:t>
      </w:r>
    </w:p>
    <w:p w:rsidR="004643B7" w:rsidRPr="004643B7" w:rsidRDefault="004643B7" w:rsidP="004643B7">
      <w:pPr>
        <w:rPr>
          <w:rFonts w:ascii="Times New Roman" w:hAnsi="Times New Roman" w:cs="Times New Roman"/>
          <w:sz w:val="24"/>
        </w:rPr>
      </w:pPr>
      <w:r w:rsidRPr="004643B7">
        <w:rPr>
          <w:rFonts w:ascii="Times New Roman" w:hAnsi="Times New Roman" w:cs="Times New Roman"/>
          <w:color w:val="444444"/>
          <w:shd w:val="clear" w:color="auto" w:fill="FFFFFF"/>
        </w:rPr>
        <w:t>Nah pada segment yang pertama ini saya akan langsung mencoba untuk memberikan tutorial dari instalasi di sistem operasi windows. Jadi perhatikan baik - baik ya bagi kalian yang memiliki sistem operasi windows. Hehe.. Dan bagi kalian yang memiliki OS linux, kalian bisa </w:t>
      </w:r>
      <w:hyperlink r:id="rId20" w:tgtFrame="_blank" w:history="1">
        <w:r w:rsidRPr="004643B7">
          <w:rPr>
            <w:rStyle w:val="Hyperlink"/>
            <w:rFonts w:ascii="Times New Roman" w:hAnsi="Times New Roman" w:cs="Times New Roman"/>
            <w:color w:val="637182"/>
            <w:bdr w:val="none" w:sz="0" w:space="0" w:color="auto" w:frame="1"/>
            <w:shd w:val="clear" w:color="auto" w:fill="FFFFFF"/>
          </w:rPr>
          <w:t>MEMBACANYA DISINI...</w:t>
        </w:r>
      </w:hyperlink>
      <w:r w:rsidRPr="004643B7">
        <w:rPr>
          <w:rFonts w:ascii="Times New Roman" w:hAnsi="Times New Roman" w:cs="Times New Roman"/>
          <w:color w:val="444444"/>
        </w:rPr>
        <w:br/>
      </w:r>
      <w:r w:rsidRPr="004643B7">
        <w:rPr>
          <w:rFonts w:ascii="Times New Roman" w:hAnsi="Times New Roman" w:cs="Times New Roman"/>
          <w:color w:val="444444"/>
        </w:rPr>
        <w:br/>
      </w:r>
      <w:r w:rsidRPr="004643B7">
        <w:rPr>
          <w:rFonts w:ascii="Times New Roman" w:hAnsi="Times New Roman" w:cs="Times New Roman"/>
          <w:color w:val="444444"/>
          <w:shd w:val="clear" w:color="auto" w:fill="FFFFFF"/>
        </w:rPr>
        <w:t>Nah langsung saja yuk kita simak sama - sama pembahasan mengenai caranya di bawah ini ya.. Let’s check it out temen - temen...</w:t>
      </w:r>
      <w:r w:rsidRPr="004643B7">
        <w:rPr>
          <w:rFonts w:ascii="Times New Roman" w:hAnsi="Times New Roman" w:cs="Times New Roman"/>
          <w:color w:val="444444"/>
        </w:rPr>
        <w:br/>
      </w:r>
      <w:r w:rsidRPr="004643B7">
        <w:rPr>
          <w:rFonts w:ascii="Times New Roman" w:hAnsi="Times New Roman" w:cs="Times New Roman"/>
          <w:color w:val="444444"/>
        </w:rPr>
        <w:br/>
      </w:r>
    </w:p>
    <w:p w:rsidR="004643B7" w:rsidRPr="004643B7" w:rsidRDefault="004643B7" w:rsidP="004643B7">
      <w:pPr>
        <w:pStyle w:val="Heading3"/>
        <w:shd w:val="clear" w:color="auto" w:fill="FFFFFF"/>
        <w:spacing w:before="0" w:beforeAutospacing="0" w:after="144" w:afterAutospacing="0"/>
        <w:textAlignment w:val="baseline"/>
        <w:rPr>
          <w:color w:val="444444"/>
          <w:sz w:val="24"/>
          <w:szCs w:val="22"/>
        </w:rPr>
      </w:pPr>
      <w:r w:rsidRPr="004643B7">
        <w:rPr>
          <w:color w:val="444444"/>
          <w:sz w:val="24"/>
          <w:szCs w:val="22"/>
        </w:rPr>
        <w:t>Langkah 1 : Cek versi python kalian. </w:t>
      </w:r>
    </w:p>
    <w:p w:rsidR="004643B7" w:rsidRPr="004643B7" w:rsidRDefault="004643B7" w:rsidP="004643B7">
      <w:pPr>
        <w:rPr>
          <w:rStyle w:val="Hyperlink"/>
          <w:rFonts w:ascii="Times New Roman" w:hAnsi="Times New Roman" w:cs="Times New Roman"/>
          <w:color w:val="637182"/>
          <w:u w:val="none"/>
          <w:bdr w:val="none" w:sz="0" w:space="0" w:color="auto" w:frame="1"/>
          <w:shd w:val="clear" w:color="auto" w:fill="FFFFFF"/>
        </w:rPr>
      </w:pPr>
      <w:r w:rsidRPr="004643B7">
        <w:rPr>
          <w:rFonts w:ascii="Times New Roman" w:hAnsi="Times New Roman" w:cs="Times New Roman"/>
          <w:color w:val="444444"/>
          <w:shd w:val="clear" w:color="auto" w:fill="FFFFFF"/>
        </w:rPr>
        <w:t>Saya anggap kalian sudah install python nya ya.. jika kalian belum install python nya ya… kalian bisa baca tutorial instalasi python nya </w:t>
      </w:r>
      <w:hyperlink r:id="rId21" w:tgtFrame="_blank" w:history="1">
        <w:r w:rsidRPr="004643B7">
          <w:rPr>
            <w:rStyle w:val="Hyperlink"/>
            <w:rFonts w:ascii="Times New Roman" w:hAnsi="Times New Roman" w:cs="Times New Roman"/>
            <w:color w:val="637182"/>
            <w:bdr w:val="none" w:sz="0" w:space="0" w:color="auto" w:frame="1"/>
            <w:shd w:val="clear" w:color="auto" w:fill="FFFFFF"/>
          </w:rPr>
          <w:t>DISINI YA</w:t>
        </w:r>
      </w:hyperlink>
      <w:r w:rsidRPr="004643B7">
        <w:rPr>
          <w:rFonts w:ascii="Times New Roman" w:hAnsi="Times New Roman" w:cs="Times New Roman"/>
          <w:color w:val="444444"/>
          <w:shd w:val="clear" w:color="auto" w:fill="FFFFFF"/>
        </w:rPr>
        <w:t> temen - temen…. Oke kita balik lagi ke pembahasan utama kita di postingan kali ini ya…</w:t>
      </w:r>
      <w:r w:rsidRPr="004643B7">
        <w:rPr>
          <w:rFonts w:ascii="Times New Roman" w:hAnsi="Times New Roman" w:cs="Times New Roman"/>
          <w:color w:val="444444"/>
        </w:rPr>
        <w:br/>
      </w:r>
      <w:r w:rsidRPr="004643B7">
        <w:rPr>
          <w:rFonts w:ascii="Times New Roman" w:hAnsi="Times New Roman" w:cs="Times New Roman"/>
          <w:color w:val="444444"/>
        </w:rPr>
        <w:br/>
      </w:r>
      <w:r w:rsidRPr="004643B7">
        <w:rPr>
          <w:rFonts w:ascii="Times New Roman" w:hAnsi="Times New Roman" w:cs="Times New Roman"/>
          <w:color w:val="444444"/>
          <w:shd w:val="clear" w:color="auto" w:fill="FFFFFF"/>
        </w:rPr>
        <w:t>Nah langkah yang pertama ini, kalian harus mengetahui terlebih dahulu versi python yang terinstall di PC kalian dulu ya…. Bisa dengan cara membuka IDLE python nya seperti pada gambar no 1 di bawah ini. Atau bisa juga di C:/pythonxx/python.exe seperti pada gambar no 2 di bawah ini. Maka akan muncul seperti pada gambar no 3.</w:t>
      </w:r>
      <w:r w:rsidRPr="004643B7">
        <w:rPr>
          <w:rFonts w:ascii="Times New Roman" w:hAnsi="Times New Roman" w:cs="Times New Roman"/>
          <w:color w:val="444444"/>
        </w:rPr>
        <w:br/>
      </w:r>
      <w:r w:rsidRPr="004643B7">
        <w:rPr>
          <w:rFonts w:ascii="Times New Roman" w:hAnsi="Times New Roman" w:cs="Times New Roman"/>
          <w:color w:val="444444"/>
        </w:rPr>
        <w:br/>
      </w:r>
      <w:r w:rsidRPr="004643B7">
        <w:rPr>
          <w:rFonts w:ascii="Times New Roman" w:hAnsi="Times New Roman" w:cs="Times New Roman"/>
          <w:color w:val="444444"/>
        </w:rPr>
        <w:br/>
      </w:r>
      <w:r>
        <w:rPr>
          <w:rFonts w:ascii="Times New Roman" w:hAnsi="Times New Roman" w:cs="Times New Roman"/>
        </w:rPr>
        <w:fldChar w:fldCharType="begin"/>
      </w:r>
      <w:r w:rsidRPr="004643B7">
        <w:rPr>
          <w:rFonts w:ascii="Times New Roman" w:hAnsi="Times New Roman" w:cs="Times New Roman"/>
        </w:rPr>
        <w:instrText xml:space="preserve"> HYPERLINK "http://2.bp.blogspot.com/-H7d5xk7DqjE/WNHkLkN0fwI/AAAAAAAAASc/TstCqeWMvJ8rpPeZUGZSiy8Nlks3Li1WACK4B/s1600/1.png" </w:instrText>
      </w:r>
      <w:r>
        <w:rPr>
          <w:rFonts w:ascii="Times New Roman" w:hAnsi="Times New Roman" w:cs="Times New Roman"/>
        </w:rPr>
        <w:fldChar w:fldCharType="separate"/>
      </w:r>
    </w:p>
    <w:p w:rsidR="004643B7" w:rsidRDefault="000A4946" w:rsidP="004643B7">
      <w:pPr>
        <w:rPr>
          <w:rFonts w:ascii="Times New Roman" w:hAnsi="Times New Roman"/>
          <w:sz w:val="24"/>
          <w:szCs w:val="24"/>
        </w:rPr>
      </w:pPr>
      <w:r w:rsidRPr="004643B7">
        <w:rPr>
          <w:rFonts w:ascii="Times New Roman" w:hAnsi="Times New Roman" w:cs="Times New Roman"/>
          <w:noProof/>
        </w:rPr>
        <w:lastRenderedPageBreak/>
        <w:drawing>
          <wp:anchor distT="0" distB="0" distL="114300" distR="114300" simplePos="0" relativeHeight="251660288" behindDoc="1" locked="0" layoutInCell="1" allowOverlap="1" wp14:anchorId="65E7E74A" wp14:editId="0CA0EEAF">
            <wp:simplePos x="0" y="0"/>
            <wp:positionH relativeFrom="column">
              <wp:posOffset>28575</wp:posOffset>
            </wp:positionH>
            <wp:positionV relativeFrom="paragraph">
              <wp:posOffset>15875</wp:posOffset>
            </wp:positionV>
            <wp:extent cx="4989830" cy="4552315"/>
            <wp:effectExtent l="0" t="0" r="1270" b="635"/>
            <wp:wrapNone/>
            <wp:docPr id="33" name="Picture 33" descr="https://2.bp.blogspot.com/-H7d5xk7DqjE/WNHkLkN0fwI/AAAAAAAAASc/TstCqeWMvJ8rpPeZUGZSiy8Nlks3Li1WACK4B/s64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H7d5xk7DqjE/WNHkLkN0fwI/AAAAAAAAASc/TstCqeWMvJ8rpPeZUGZSiy8Nlks3Li1WACK4B/s64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830" cy="4552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643B7">
        <w:fldChar w:fldCharType="end"/>
      </w:r>
      <w:ins w:id="1" w:author="Unknown">
        <w:r w:rsidR="004643B7">
          <w:rPr>
            <w:rFonts w:ascii="Open Sans" w:hAnsi="Open Sans"/>
            <w:color w:val="444444"/>
            <w:sz w:val="20"/>
            <w:szCs w:val="20"/>
          </w:rPr>
          <w:br/>
        </w:r>
      </w:ins>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rFonts w:ascii="Times New Roman" w:hAnsi="Times New Roman"/>
          <w:sz w:val="24"/>
          <w:szCs w:val="24"/>
        </w:rPr>
      </w:pPr>
    </w:p>
    <w:p w:rsidR="004643B7" w:rsidRDefault="004643B7" w:rsidP="004643B7">
      <w:pPr>
        <w:rPr>
          <w:ins w:id="2" w:author="Unknown"/>
          <w:rFonts w:ascii="Times New Roman" w:hAnsi="Times New Roman"/>
          <w:sz w:val="24"/>
          <w:szCs w:val="24"/>
        </w:rPr>
      </w:pPr>
    </w:p>
    <w:p w:rsidR="004643B7" w:rsidRPr="004643B7" w:rsidRDefault="004643B7" w:rsidP="004643B7">
      <w:pPr>
        <w:pStyle w:val="Heading3"/>
        <w:shd w:val="clear" w:color="auto" w:fill="FFFFFF"/>
        <w:spacing w:before="0" w:beforeAutospacing="0" w:after="0" w:afterAutospacing="0"/>
        <w:textAlignment w:val="baseline"/>
        <w:rPr>
          <w:ins w:id="3" w:author="Unknown"/>
          <w:color w:val="444444"/>
          <w:sz w:val="22"/>
          <w:szCs w:val="22"/>
        </w:rPr>
      </w:pPr>
      <w:r w:rsidRPr="004643B7">
        <w:rPr>
          <w:color w:val="444444"/>
          <w:sz w:val="24"/>
          <w:szCs w:val="24"/>
        </w:rPr>
        <w:t>Langkah 2 : mendownload atau mengunduh file instalasi pygame</w:t>
      </w:r>
      <w:ins w:id="4" w:author="Unknown">
        <w:r>
          <w:rPr>
            <w:rFonts w:ascii="Open Sans" w:hAnsi="Open Sans"/>
            <w:color w:val="444444"/>
            <w:sz w:val="31"/>
            <w:szCs w:val="31"/>
          </w:rPr>
          <w:br/>
        </w:r>
      </w:ins>
    </w:p>
    <w:p w:rsidR="004643B7" w:rsidRDefault="004643B7" w:rsidP="004643B7">
      <w:pPr>
        <w:rPr>
          <w:rFonts w:ascii="Open Sans" w:hAnsi="Open Sans"/>
          <w:color w:val="444444"/>
          <w:sz w:val="20"/>
          <w:szCs w:val="20"/>
        </w:rPr>
      </w:pPr>
      <w:ins w:id="5" w:author="Unknown">
        <w:r w:rsidRPr="004643B7">
          <w:rPr>
            <w:rFonts w:ascii="Times New Roman" w:hAnsi="Times New Roman" w:cs="Times New Roman"/>
            <w:color w:val="444444"/>
            <w:shd w:val="clear" w:color="auto" w:fill="FFFFFF"/>
          </w:rPr>
          <w:t>Setelah itu kalian buka browser kalian dan pergi ke </w:t>
        </w:r>
        <w:r w:rsidRPr="004643B7">
          <w:rPr>
            <w:rFonts w:ascii="Times New Roman" w:hAnsi="Times New Roman" w:cs="Times New Roman"/>
          </w:rPr>
          <w:fldChar w:fldCharType="begin"/>
        </w:r>
        <w:r w:rsidRPr="004643B7">
          <w:rPr>
            <w:rFonts w:ascii="Times New Roman" w:hAnsi="Times New Roman" w:cs="Times New Roman"/>
          </w:rPr>
          <w:instrText xml:space="preserve"> HYPERLINK "http://pygame.org/download.shtml" </w:instrText>
        </w:r>
        <w:r w:rsidRPr="004643B7">
          <w:rPr>
            <w:rFonts w:ascii="Times New Roman" w:hAnsi="Times New Roman" w:cs="Times New Roman"/>
          </w:rPr>
          <w:fldChar w:fldCharType="separate"/>
        </w:r>
        <w:r w:rsidRPr="004643B7">
          <w:rPr>
            <w:rStyle w:val="Hyperlink"/>
            <w:rFonts w:ascii="Times New Roman" w:hAnsi="Times New Roman" w:cs="Times New Roman"/>
            <w:color w:val="637182"/>
            <w:bdr w:val="none" w:sz="0" w:space="0" w:color="auto" w:frame="1"/>
            <w:shd w:val="clear" w:color="auto" w:fill="FFFFFF"/>
          </w:rPr>
          <w:t>pygame.org/download.shtml</w:t>
        </w:r>
        <w:r w:rsidRPr="004643B7">
          <w:rPr>
            <w:rFonts w:ascii="Times New Roman" w:hAnsi="Times New Roman" w:cs="Times New Roman"/>
          </w:rPr>
          <w:fldChar w:fldCharType="end"/>
        </w:r>
        <w:r w:rsidRPr="004643B7">
          <w:rPr>
            <w:rFonts w:ascii="Times New Roman" w:hAnsi="Times New Roman" w:cs="Times New Roman"/>
            <w:color w:val="444444"/>
            <w:shd w:val="clear" w:color="auto" w:fill="FFFFFF"/>
          </w:rPr>
          <w:t> . nah terus, klik link seperti Pada gambar bawah ini. Atau lebih mudahnya, kalian bisa klik link ini </w:t>
        </w:r>
        <w:r w:rsidRPr="004643B7">
          <w:rPr>
            <w:rFonts w:ascii="Times New Roman" w:hAnsi="Times New Roman" w:cs="Times New Roman"/>
          </w:rPr>
          <w:fldChar w:fldCharType="begin"/>
        </w:r>
        <w:r w:rsidRPr="004643B7">
          <w:rPr>
            <w:rFonts w:ascii="Times New Roman" w:hAnsi="Times New Roman" w:cs="Times New Roman"/>
          </w:rPr>
          <w:instrText xml:space="preserve"> HYPERLINK "http://www.lfd.uci.edu%7Egohlke/pythonlibs/" \l "pygame" \t "_blank" </w:instrText>
        </w:r>
        <w:r w:rsidRPr="004643B7">
          <w:rPr>
            <w:rFonts w:ascii="Times New Roman" w:hAnsi="Times New Roman" w:cs="Times New Roman"/>
          </w:rPr>
          <w:fldChar w:fldCharType="separate"/>
        </w:r>
        <w:r w:rsidRPr="004643B7">
          <w:rPr>
            <w:rStyle w:val="Hyperlink"/>
            <w:rFonts w:ascii="Times New Roman" w:hAnsi="Times New Roman" w:cs="Times New Roman"/>
            <w:color w:val="637182"/>
            <w:bdr w:val="none" w:sz="0" w:space="0" w:color="auto" w:frame="1"/>
            <w:shd w:val="clear" w:color="auto" w:fill="FFFFFF"/>
          </w:rPr>
          <w:t>http://www.lfd.uci.edu~gohlke/pythonlibs/#pygame</w:t>
        </w:r>
        <w:r w:rsidRPr="004643B7">
          <w:rPr>
            <w:rFonts w:ascii="Times New Roman" w:hAnsi="Times New Roman" w:cs="Times New Roman"/>
          </w:rPr>
          <w:fldChar w:fldCharType="end"/>
        </w:r>
        <w:r>
          <w:rPr>
            <w:rFonts w:ascii="Open Sans" w:hAnsi="Open Sans"/>
            <w:color w:val="444444"/>
            <w:sz w:val="20"/>
            <w:szCs w:val="20"/>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drawing>
          <wp:inline distT="0" distB="0" distL="0" distR="0">
            <wp:extent cx="4963598" cy="2636056"/>
            <wp:effectExtent l="0" t="0" r="8890" b="0"/>
            <wp:docPr id="32" name="Picture 32" descr="https://3.bp.blogspot.com/-M-QOByuFc1I/WNHklFtHYwI/AAAAAAAAASs/aCHU1hNIyr8U28bMwxO_cfiDiJmrISBWACK4B/s640/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M-QOByuFc1I/WNHklFtHYwI/AAAAAAAAASs/aCHU1hNIyr8U28bMwxO_cfiDiJmrISBWACK4B/s640/2.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543" cy="2636027"/>
                    </a:xfrm>
                    <a:prstGeom prst="rect">
                      <a:avLst/>
                    </a:prstGeom>
                    <a:noFill/>
                    <a:ln>
                      <a:noFill/>
                    </a:ln>
                  </pic:spPr>
                </pic:pic>
              </a:graphicData>
            </a:graphic>
          </wp:inline>
        </w:drawing>
      </w:r>
      <w:ins w:id="6" w:author="Unknown">
        <w:r>
          <w:rPr>
            <w:rFonts w:ascii="Open Sans" w:hAnsi="Open Sans"/>
            <w:color w:val="444444"/>
            <w:sz w:val="20"/>
            <w:szCs w:val="20"/>
          </w:rPr>
          <w:br/>
        </w:r>
        <w:r>
          <w:rPr>
            <w:rFonts w:ascii="Open Sans" w:hAnsi="Open Sans"/>
            <w:color w:val="444444"/>
            <w:sz w:val="20"/>
            <w:szCs w:val="20"/>
          </w:rPr>
          <w:br/>
        </w:r>
        <w:r w:rsidRPr="004643B7">
          <w:rPr>
            <w:rFonts w:ascii="Times New Roman" w:hAnsi="Times New Roman" w:cs="Times New Roman"/>
            <w:color w:val="444444"/>
            <w:shd w:val="clear" w:color="auto" w:fill="FFFFFF"/>
          </w:rPr>
          <w:t>Nah pilih file library pygame sesuai versi python kalian yang sudah kalian cek tadi pada langkah pertama tadi ya... Untuk memudahkan pemilihan versinya, kalian bisa lihat gambar di bawah ini.</w:t>
        </w:r>
        <w:r>
          <w:rPr>
            <w:rFonts w:ascii="Open Sans" w:hAnsi="Open Sans"/>
            <w:color w:val="444444"/>
            <w:sz w:val="20"/>
            <w:szCs w:val="20"/>
          </w:rPr>
          <w:br/>
        </w:r>
        <w:r>
          <w:rPr>
            <w:rFonts w:ascii="Open Sans" w:hAnsi="Open Sans"/>
            <w:color w:val="444444"/>
            <w:sz w:val="20"/>
            <w:szCs w:val="20"/>
          </w:rPr>
          <w:br/>
        </w:r>
        <w:r>
          <w:rPr>
            <w:rFonts w:ascii="Open Sans" w:hAnsi="Open Sans"/>
            <w:color w:val="444444"/>
            <w:sz w:val="20"/>
            <w:szCs w:val="20"/>
          </w:rPr>
          <w:lastRenderedPageBreak/>
          <w:br/>
        </w:r>
      </w:ins>
      <w:r>
        <w:rPr>
          <w:rFonts w:ascii="Open Sans" w:hAnsi="Open Sans"/>
          <w:noProof/>
          <w:color w:val="637182"/>
          <w:sz w:val="20"/>
          <w:szCs w:val="20"/>
          <w:bdr w:val="none" w:sz="0" w:space="0" w:color="auto" w:frame="1"/>
          <w:shd w:val="clear" w:color="auto" w:fill="FFFFFF"/>
        </w:rPr>
        <w:drawing>
          <wp:inline distT="0" distB="0" distL="0" distR="0">
            <wp:extent cx="5082398" cy="3015574"/>
            <wp:effectExtent l="0" t="0" r="4445" b="0"/>
            <wp:docPr id="31" name="Picture 31" descr="https://2.bp.blogspot.com/-65Z4lwY2GnQ/WNHlGAra2BI/AAAAAAAAAS0/ej1FdWdEZH4_vzeJjTlAkBH8sP2Nv9v6gCK4B/s640/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65Z4lwY2GnQ/WNHlGAra2BI/AAAAAAAAAS0/ej1FdWdEZH4_vzeJjTlAkBH8sP2Nv9v6gCK4B/s640/3.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2645" cy="3015721"/>
                    </a:xfrm>
                    <a:prstGeom prst="rect">
                      <a:avLst/>
                    </a:prstGeom>
                    <a:noFill/>
                    <a:ln>
                      <a:noFill/>
                    </a:ln>
                  </pic:spPr>
                </pic:pic>
              </a:graphicData>
            </a:graphic>
          </wp:inline>
        </w:drawing>
      </w:r>
    </w:p>
    <w:p w:rsidR="004643B7" w:rsidRPr="004643B7" w:rsidRDefault="004643B7" w:rsidP="004643B7">
      <w:pPr>
        <w:rPr>
          <w:ins w:id="7" w:author="Unknown"/>
          <w:rFonts w:ascii="Times New Roman" w:hAnsi="Times New Roman" w:cs="Times New Roman"/>
          <w:color w:val="444444"/>
        </w:rPr>
      </w:pPr>
      <w:ins w:id="8" w:author="Unknown">
        <w:r>
          <w:rPr>
            <w:rFonts w:ascii="Open Sans" w:hAnsi="Open Sans"/>
            <w:color w:val="444444"/>
            <w:sz w:val="20"/>
            <w:szCs w:val="20"/>
          </w:rPr>
          <w:br/>
        </w:r>
        <w:r w:rsidRPr="004643B7">
          <w:rPr>
            <w:rFonts w:ascii="Times New Roman" w:hAnsi="Times New Roman" w:cs="Times New Roman"/>
            <w:color w:val="444444"/>
          </w:rPr>
          <w:br/>
        </w:r>
        <w:r w:rsidRPr="004643B7">
          <w:rPr>
            <w:rFonts w:ascii="Times New Roman" w:hAnsi="Times New Roman" w:cs="Times New Roman"/>
            <w:color w:val="444444"/>
            <w:shd w:val="clear" w:color="auto" w:fill="FFFFFF"/>
          </w:rPr>
          <w:t>Lalu download file yang sesuai versi python kalian ya… dan</w:t>
        </w:r>
      </w:ins>
      <w:r w:rsidRPr="004643B7">
        <w:rPr>
          <w:rFonts w:ascii="Times New Roman" w:hAnsi="Times New Roman" w:cs="Times New Roman"/>
          <w:color w:val="444444"/>
          <w:shd w:val="clear" w:color="auto" w:fill="FFFFFF"/>
        </w:rPr>
        <w:t xml:space="preserve"> </w:t>
      </w:r>
      <w:ins w:id="9" w:author="Unknown">
        <w:r w:rsidRPr="004643B7">
          <w:rPr>
            <w:rFonts w:ascii="Times New Roman" w:hAnsi="Times New Roman" w:cs="Times New Roman"/>
            <w:color w:val="444444"/>
            <w:shd w:val="clear" w:color="auto" w:fill="FFFFFF"/>
          </w:rPr>
          <w:t xml:space="preserve"> harus sesuai </w:t>
        </w:r>
      </w:ins>
    </w:p>
    <w:p w:rsidR="004643B7" w:rsidRPr="004643B7" w:rsidRDefault="004643B7" w:rsidP="004643B7">
      <w:pPr>
        <w:pStyle w:val="Heading3"/>
        <w:shd w:val="clear" w:color="auto" w:fill="FFFFFF"/>
        <w:spacing w:before="0" w:beforeAutospacing="0" w:after="144" w:afterAutospacing="0"/>
        <w:textAlignment w:val="baseline"/>
        <w:rPr>
          <w:ins w:id="10" w:author="Unknown"/>
          <w:color w:val="444444"/>
          <w:sz w:val="28"/>
          <w:szCs w:val="28"/>
        </w:rPr>
      </w:pPr>
      <w:r w:rsidRPr="004643B7">
        <w:rPr>
          <w:color w:val="444444"/>
          <w:sz w:val="28"/>
          <w:szCs w:val="28"/>
        </w:rPr>
        <w:t>Langkah 3 : extract file hasil download</w:t>
      </w:r>
    </w:p>
    <w:p w:rsidR="004643B7" w:rsidRDefault="004643B7" w:rsidP="004643B7">
      <w:pPr>
        <w:rPr>
          <w:ins w:id="11" w:author="Unknown"/>
          <w:rFonts w:ascii="Open Sans" w:hAnsi="Open Sans"/>
          <w:color w:val="444444"/>
          <w:sz w:val="31"/>
          <w:szCs w:val="31"/>
        </w:rPr>
      </w:pPr>
      <w:ins w:id="12" w:author="Unknown">
        <w:r w:rsidRPr="004643B7">
          <w:rPr>
            <w:rFonts w:ascii="Times New Roman" w:hAnsi="Times New Roman" w:cs="Times New Roman"/>
            <w:color w:val="444444"/>
            <w:shd w:val="clear" w:color="auto" w:fill="FFFFFF"/>
          </w:rPr>
          <w:t>Nah setelah itu, silahkan cari file instalasi pygame hasil download nya tadi ya… setelah itu, ubah extensi “.whl” menjadi “.zip”. caranya bisa lihat pada gambar di bawah ini ya..</w:t>
        </w:r>
        <w:r>
          <w:rPr>
            <w:rFonts w:ascii="Open Sans" w:hAnsi="Open Sans"/>
            <w:color w:val="444444"/>
            <w:sz w:val="20"/>
            <w:szCs w:val="20"/>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drawing>
          <wp:inline distT="0" distB="0" distL="0" distR="0">
            <wp:extent cx="5035164" cy="1381328"/>
            <wp:effectExtent l="0" t="0" r="0" b="9525"/>
            <wp:docPr id="30" name="Picture 30" descr="https://2.bp.blogspot.com/-XObsF0X7Ls4/WNHlYguor5I/AAAAAAAAATA/sTIfoFjkuXo8IvotkQqVSX49hQMhllL5gCK4B/s640/4.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XObsF0X7Ls4/WNHlYguor5I/AAAAAAAAATA/sTIfoFjkuXo8IvotkQqVSX49hQMhllL5gCK4B/s640/4.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366" cy="1381383"/>
                    </a:xfrm>
                    <a:prstGeom prst="rect">
                      <a:avLst/>
                    </a:prstGeom>
                    <a:noFill/>
                    <a:ln>
                      <a:noFill/>
                    </a:ln>
                  </pic:spPr>
                </pic:pic>
              </a:graphicData>
            </a:graphic>
          </wp:inline>
        </w:drawing>
      </w:r>
      <w:ins w:id="13" w:author="Unknown">
        <w:r>
          <w:rPr>
            <w:rFonts w:ascii="Open Sans" w:hAnsi="Open Sans"/>
            <w:color w:val="444444"/>
            <w:sz w:val="20"/>
            <w:szCs w:val="20"/>
          </w:rPr>
          <w:br/>
        </w:r>
        <w:r>
          <w:rPr>
            <w:rFonts w:ascii="Open Sans" w:hAnsi="Open Sans"/>
            <w:color w:val="444444"/>
            <w:sz w:val="20"/>
            <w:szCs w:val="20"/>
          </w:rPr>
          <w:br/>
        </w:r>
        <w:r w:rsidRPr="004643B7">
          <w:rPr>
            <w:rFonts w:ascii="Times New Roman" w:hAnsi="Times New Roman" w:cs="Times New Roman"/>
            <w:color w:val="444444"/>
            <w:shd w:val="clear" w:color="auto" w:fill="FFFFFF"/>
          </w:rPr>
          <w:t>Setelah itu extract seperti biasa ya… dengan cara klik kanan, lalu pilih “extract”. Sekarang buka folder “pygame-1.9.2.data” hasil dari ‘extract’ tadi. Lalu buka forder “Headers”. Setelah itu select semuanya. Atau tekan “ctrl+a” setelah itu klik kanan pada mouse lalu pilih “copy”. Untuk memudahkan step ini, kalian bisa lihat gambar di bawah ini agar lebih mudah.</w:t>
        </w:r>
        <w:r>
          <w:rPr>
            <w:rFonts w:ascii="Open Sans" w:hAnsi="Open Sans"/>
            <w:color w:val="444444"/>
            <w:sz w:val="20"/>
            <w:szCs w:val="20"/>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lastRenderedPageBreak/>
        <w:drawing>
          <wp:inline distT="0" distB="0" distL="0" distR="0">
            <wp:extent cx="5026298" cy="3326619"/>
            <wp:effectExtent l="0" t="0" r="3175" b="7620"/>
            <wp:docPr id="29" name="Picture 29" descr="https://1.bp.blogspot.com/-ZNJ6sZ1dwwA/WNHmNbVEF7I/AAAAAAAAATQ/bLAe6u4Dtxw1tOKaTa2N9HD9CENNUSQggCK4B/s640/5.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ZNJ6sZ1dwwA/WNHmNbVEF7I/AAAAAAAAATQ/bLAe6u4Dtxw1tOKaTa2N9HD9CENNUSQggCK4B/s640/5.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6243" cy="3326582"/>
                    </a:xfrm>
                    <a:prstGeom prst="rect">
                      <a:avLst/>
                    </a:prstGeom>
                    <a:noFill/>
                    <a:ln>
                      <a:noFill/>
                    </a:ln>
                  </pic:spPr>
                </pic:pic>
              </a:graphicData>
            </a:graphic>
          </wp:inline>
        </w:drawing>
      </w:r>
      <w:ins w:id="14" w:author="Unknown">
        <w:r>
          <w:rPr>
            <w:rFonts w:ascii="Open Sans" w:hAnsi="Open Sans"/>
            <w:color w:val="444444"/>
            <w:sz w:val="20"/>
            <w:szCs w:val="20"/>
          </w:rPr>
          <w:br/>
        </w:r>
        <w:r>
          <w:rPr>
            <w:rFonts w:ascii="Open Sans" w:hAnsi="Open Sans"/>
            <w:color w:val="444444"/>
            <w:sz w:val="20"/>
            <w:szCs w:val="20"/>
          </w:rPr>
          <w:br/>
        </w:r>
      </w:ins>
      <w:r w:rsidRPr="004643B7">
        <w:rPr>
          <w:rFonts w:ascii="Times New Roman" w:hAnsi="Times New Roman"/>
          <w:b/>
          <w:sz w:val="24"/>
          <w:szCs w:val="24"/>
        </w:rPr>
        <w:t>LANGKAH 4 : PASTE FILE YANG DI COPY</w:t>
      </w:r>
    </w:p>
    <w:p w:rsidR="004643B7" w:rsidRPr="004643B7" w:rsidRDefault="004643B7" w:rsidP="004643B7">
      <w:pPr>
        <w:rPr>
          <w:ins w:id="15" w:author="Unknown"/>
          <w:rFonts w:ascii="Times New Roman" w:hAnsi="Times New Roman"/>
          <w:sz w:val="24"/>
          <w:szCs w:val="24"/>
        </w:rPr>
      </w:pPr>
      <w:ins w:id="16" w:author="Unknown">
        <w:r w:rsidRPr="004643B7">
          <w:rPr>
            <w:rFonts w:ascii="Times New Roman" w:hAnsi="Times New Roman" w:cs="Times New Roman"/>
            <w:color w:val="444444"/>
            <w:shd w:val="clear" w:color="auto" w:fill="FFFFFF"/>
          </w:rPr>
          <w:t>Nah setelah kalian salin file – file nya, Lalu selanjutnya silahkan kalian pergi ke drive “C”. lalu pilih folder python sesuai versi nya. Contoh “pythonXX” huruf XX ini menandakan versi python nya. Contoh “python34”. Silahkan masuk ke folder “pythonxx” nya.. lalu masuk ke folder “include”. Nah di folder ini silahkan buat folder baru dengan nama “pygame”. Lalu paste file yang sudah di copy tadi kedalam folder “pygame” ini.untuk memudahkan langkah ini, silahkan simak gambar yang ada di bawah ini.</w:t>
        </w:r>
        <w:r>
          <w:rPr>
            <w:rFonts w:ascii="Open Sans" w:hAnsi="Open Sans"/>
            <w:color w:val="444444"/>
            <w:sz w:val="20"/>
            <w:szCs w:val="20"/>
          </w:rPr>
          <w:br/>
        </w:r>
      </w:ins>
      <w:r w:rsidR="000A4946">
        <w:rPr>
          <w:rFonts w:ascii="Open Sans" w:hAnsi="Open Sans"/>
          <w:noProof/>
          <w:color w:val="637182"/>
          <w:sz w:val="20"/>
          <w:szCs w:val="20"/>
          <w:bdr w:val="none" w:sz="0" w:space="0" w:color="auto" w:frame="1"/>
          <w:shd w:val="clear" w:color="auto" w:fill="FFFFFF"/>
        </w:rPr>
        <w:drawing>
          <wp:inline distT="0" distB="0" distL="0" distR="0" wp14:anchorId="59ADB637" wp14:editId="78343524">
            <wp:extent cx="4902740" cy="3244844"/>
            <wp:effectExtent l="0" t="0" r="0" b="0"/>
            <wp:docPr id="28" name="Picture 28" descr="https://3.bp.blogspot.com/-12zEeLMbqAE/WNHmavRV6BI/AAAAAAAAATY/9NHXtlw7s98ce0sYshAktMCCcXfTN4M7wCK4B/s640/6.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12zEeLMbqAE/WNHmavRV6BI/AAAAAAAAATY/9NHXtlw7s98ce0sYshAktMCCcXfTN4M7wCK4B/s640/6.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4305" cy="3245880"/>
                    </a:xfrm>
                    <a:prstGeom prst="rect">
                      <a:avLst/>
                    </a:prstGeom>
                    <a:noFill/>
                    <a:ln>
                      <a:noFill/>
                    </a:ln>
                  </pic:spPr>
                </pic:pic>
              </a:graphicData>
            </a:graphic>
          </wp:inline>
        </w:drawing>
      </w:r>
      <w:ins w:id="17" w:author="Unknown">
        <w:r>
          <w:rPr>
            <w:rFonts w:ascii="Open Sans" w:hAnsi="Open Sans"/>
            <w:color w:val="444444"/>
            <w:sz w:val="20"/>
            <w:szCs w:val="20"/>
          </w:rPr>
          <w:br/>
        </w:r>
        <w:r>
          <w:rPr>
            <w:rFonts w:ascii="Open Sans" w:hAnsi="Open Sans"/>
            <w:color w:val="444444"/>
            <w:sz w:val="20"/>
            <w:szCs w:val="20"/>
          </w:rPr>
          <w:lastRenderedPageBreak/>
          <w:br/>
        </w:r>
      </w:ins>
      <w:r w:rsidRPr="004643B7">
        <w:rPr>
          <w:rFonts w:ascii="Times New Roman" w:hAnsi="Times New Roman" w:cs="Times New Roman"/>
          <w:b/>
          <w:color w:val="444444"/>
          <w:sz w:val="24"/>
          <w:szCs w:val="24"/>
        </w:rPr>
        <w:t>langkah 5 : copy paste folder pygame.</w:t>
      </w:r>
    </w:p>
    <w:p w:rsidR="004643B7" w:rsidRDefault="004643B7" w:rsidP="004643B7">
      <w:pPr>
        <w:rPr>
          <w:ins w:id="18" w:author="Unknown"/>
          <w:rFonts w:ascii="Times New Roman" w:hAnsi="Times New Roman"/>
          <w:sz w:val="24"/>
          <w:szCs w:val="24"/>
        </w:rPr>
      </w:pPr>
      <w:ins w:id="19" w:author="Unknown">
        <w:r w:rsidRPr="004643B7">
          <w:rPr>
            <w:rFonts w:ascii="Times New Roman" w:hAnsi="Times New Roman" w:cs="Times New Roman"/>
            <w:color w:val="444444"/>
            <w:shd w:val="clear" w:color="auto" w:fill="FFFFFF"/>
          </w:rPr>
          <w:t>Setelah itu selesai, silahkan copy folder “pygame” dan “pygame-1.9.2.data” hasil extract tadi ya. INGATT!!! Folder ”pygame” yang di copy adalah folder hasil extract nya ya.. bukan folder yang kita buat tadi. Untuk lebih jelasnya lihat gambar di bawah ini.</w:t>
        </w:r>
        <w:r>
          <w:rPr>
            <w:rFonts w:ascii="Open Sans" w:hAnsi="Open Sans"/>
            <w:color w:val="444444"/>
            <w:sz w:val="20"/>
            <w:szCs w:val="20"/>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drawing>
          <wp:inline distT="0" distB="0" distL="0" distR="0">
            <wp:extent cx="4980561" cy="1318643"/>
            <wp:effectExtent l="0" t="0" r="0" b="0"/>
            <wp:docPr id="27" name="Picture 27" descr="https://3.bp.blogspot.com/-UGvVgC6jHvA/WNHn05KoOiI/AAAAAAAAATk/aecdaEYC1rQaYV64XH7aJrh6n15TvSKQQCK4B/s640/7.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UGvVgC6jHvA/WNHn05KoOiI/AAAAAAAAATk/aecdaEYC1rQaYV64XH7aJrh6n15TvSKQQCK4B/s640/7.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0601" cy="1318654"/>
                    </a:xfrm>
                    <a:prstGeom prst="rect">
                      <a:avLst/>
                    </a:prstGeom>
                    <a:noFill/>
                    <a:ln>
                      <a:noFill/>
                    </a:ln>
                  </pic:spPr>
                </pic:pic>
              </a:graphicData>
            </a:graphic>
          </wp:inline>
        </w:drawing>
      </w:r>
      <w:ins w:id="20" w:author="Unknown">
        <w:r>
          <w:rPr>
            <w:rFonts w:ascii="Open Sans" w:hAnsi="Open Sans"/>
            <w:color w:val="444444"/>
            <w:sz w:val="20"/>
            <w:szCs w:val="20"/>
          </w:rPr>
          <w:br/>
        </w:r>
        <w:r w:rsidRPr="004643B7">
          <w:rPr>
            <w:rFonts w:ascii="Times New Roman" w:hAnsi="Times New Roman" w:cs="Times New Roman"/>
            <w:color w:val="444444"/>
          </w:rPr>
          <w:br/>
        </w:r>
        <w:r w:rsidRPr="004643B7">
          <w:rPr>
            <w:rFonts w:ascii="Times New Roman" w:hAnsi="Times New Roman" w:cs="Times New Roman"/>
            <w:color w:val="444444"/>
            <w:shd w:val="clear" w:color="auto" w:fill="FFFFFF"/>
          </w:rPr>
          <w:t>Lalu silahkan masuk ke dalam drive “C” lalu masuk ke folder “pythonxx”. Setelah itu masuk ke folder “Lib”. Lalu masuk ke folder “site-packages”. Nah silahkan paste di dalam folder “site-packages” ini ya. Untuk lebih jelasnya, simak gambar di bawah ini..</w:t>
        </w:r>
        <w:r w:rsidRPr="004643B7">
          <w:rPr>
            <w:rFonts w:ascii="Times New Roman" w:hAnsi="Times New Roman" w:cs="Times New Roman"/>
            <w:color w:val="444444"/>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drawing>
          <wp:inline distT="0" distB="0" distL="0" distR="0">
            <wp:extent cx="4990289" cy="2491248"/>
            <wp:effectExtent l="0" t="0" r="1270" b="4445"/>
            <wp:docPr id="26" name="Picture 26" descr="https://1.bp.blogspot.com/-ocvoj0tdquU/WNHuvtqXn3I/AAAAAAAAAT0/grrdvGSi2P4b6dIJAc-Nopzk7COCwN5BwCK4B/s640/8.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ocvoj0tdquU/WNHuvtqXn3I/AAAAAAAAAT0/grrdvGSi2P4b6dIJAc-Nopzk7COCwN5BwCK4B/s640/8.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0399" cy="2491303"/>
                    </a:xfrm>
                    <a:prstGeom prst="rect">
                      <a:avLst/>
                    </a:prstGeom>
                    <a:noFill/>
                    <a:ln>
                      <a:noFill/>
                    </a:ln>
                  </pic:spPr>
                </pic:pic>
              </a:graphicData>
            </a:graphic>
          </wp:inline>
        </w:drawing>
      </w:r>
      <w:ins w:id="21" w:author="Unknown">
        <w:r>
          <w:rPr>
            <w:rFonts w:ascii="Open Sans" w:hAnsi="Open Sans"/>
            <w:color w:val="444444"/>
            <w:sz w:val="20"/>
            <w:szCs w:val="20"/>
          </w:rPr>
          <w:br/>
        </w:r>
        <w:r>
          <w:rPr>
            <w:rFonts w:ascii="Open Sans" w:hAnsi="Open Sans"/>
            <w:color w:val="444444"/>
            <w:sz w:val="20"/>
            <w:szCs w:val="20"/>
          </w:rPr>
          <w:br/>
        </w:r>
      </w:ins>
    </w:p>
    <w:p w:rsidR="004643B7" w:rsidRDefault="004643B7" w:rsidP="004643B7">
      <w:pPr>
        <w:pStyle w:val="Heading3"/>
        <w:shd w:val="clear" w:color="auto" w:fill="FFFFFF"/>
        <w:spacing w:before="0" w:beforeAutospacing="0" w:after="144" w:afterAutospacing="0"/>
        <w:textAlignment w:val="baseline"/>
        <w:rPr>
          <w:ins w:id="22" w:author="Unknown"/>
          <w:rFonts w:ascii="Open Sans" w:hAnsi="Open Sans"/>
          <w:color w:val="444444"/>
          <w:sz w:val="31"/>
          <w:szCs w:val="31"/>
        </w:rPr>
      </w:pPr>
      <w:ins w:id="23" w:author="Unknown">
        <w:r>
          <w:rPr>
            <w:rFonts w:ascii="Open Sans" w:hAnsi="Open Sans"/>
            <w:color w:val="444444"/>
            <w:sz w:val="31"/>
            <w:szCs w:val="31"/>
          </w:rPr>
          <w:t>Langkah 6 : Finsih dan pengecekan.</w:t>
        </w:r>
      </w:ins>
    </w:p>
    <w:p w:rsidR="004643B7" w:rsidRDefault="004643B7" w:rsidP="00B91D97">
      <w:pPr>
        <w:rPr>
          <w:ins w:id="24" w:author="Unknown"/>
          <w:rFonts w:ascii="Open Sans" w:hAnsi="Open Sans"/>
          <w:color w:val="444444"/>
          <w:sz w:val="31"/>
          <w:szCs w:val="31"/>
        </w:rPr>
      </w:pPr>
      <w:ins w:id="25" w:author="Unknown">
        <w:r>
          <w:rPr>
            <w:rFonts w:ascii="Open Sans" w:hAnsi="Open Sans"/>
            <w:color w:val="444444"/>
            <w:sz w:val="20"/>
            <w:szCs w:val="20"/>
            <w:shd w:val="clear" w:color="auto" w:fill="FFFFFF"/>
          </w:rPr>
          <w:t>Nah sekarang sudah selesai proses nya… namun, untuk memastikan pygame nya sudah terinstall atau belum, sekarang buka IDLE nya.. dan coba ketikkan “import pygame”. Dan jika tidak error berarti tandanya sudah berhasil seperti pada gambar yang ada di bawah ini... oke Selamat berkarya temen – temen…</w:t>
        </w:r>
        <w:r>
          <w:rPr>
            <w:rFonts w:ascii="Open Sans" w:hAnsi="Open Sans"/>
            <w:color w:val="444444"/>
            <w:sz w:val="20"/>
            <w:szCs w:val="20"/>
          </w:rPr>
          <w:br/>
        </w:r>
        <w:r>
          <w:rPr>
            <w:rFonts w:ascii="Open Sans" w:hAnsi="Open Sans"/>
            <w:color w:val="444444"/>
            <w:sz w:val="20"/>
            <w:szCs w:val="20"/>
          </w:rPr>
          <w:br/>
        </w:r>
      </w:ins>
      <w:r>
        <w:rPr>
          <w:rFonts w:ascii="Open Sans" w:hAnsi="Open Sans"/>
          <w:noProof/>
          <w:color w:val="637182"/>
          <w:sz w:val="20"/>
          <w:szCs w:val="20"/>
          <w:bdr w:val="none" w:sz="0" w:space="0" w:color="auto" w:frame="1"/>
          <w:shd w:val="clear" w:color="auto" w:fill="FFFFFF"/>
        </w:rPr>
        <w:lastRenderedPageBreak/>
        <w:drawing>
          <wp:inline distT="0" distB="0" distL="0" distR="0">
            <wp:extent cx="4990289" cy="1122231"/>
            <wp:effectExtent l="0" t="0" r="1270" b="1905"/>
            <wp:docPr id="25" name="Picture 25" descr="https://2.bp.blogspot.com/-BjzPlLl8w0U/WNHvCDFqyRI/AAAAAAAAAUE/pznxGQ6DOLo5F7Q0PZTXpefFMnOdj9HJwCK4B/s640/9.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BjzPlLl8w0U/WNHvCDFqyRI/AAAAAAAAAUE/pznxGQ6DOLo5F7Q0PZTXpefFMnOdj9HJwCK4B/s640/9.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0289" cy="1122231"/>
                    </a:xfrm>
                    <a:prstGeom prst="rect">
                      <a:avLst/>
                    </a:prstGeom>
                    <a:noFill/>
                    <a:ln>
                      <a:noFill/>
                    </a:ln>
                  </pic:spPr>
                </pic:pic>
              </a:graphicData>
            </a:graphic>
          </wp:inline>
        </w:drawing>
      </w:r>
      <w:ins w:id="26" w:author="Unknown">
        <w:r>
          <w:rPr>
            <w:rFonts w:ascii="Open Sans" w:hAnsi="Open Sans"/>
            <w:color w:val="444444"/>
            <w:sz w:val="20"/>
            <w:szCs w:val="20"/>
          </w:rPr>
          <w:br/>
        </w:r>
        <w:r>
          <w:rPr>
            <w:rFonts w:ascii="Open Sans" w:hAnsi="Open Sans"/>
            <w:color w:val="444444"/>
            <w:sz w:val="20"/>
            <w:szCs w:val="20"/>
          </w:rPr>
          <w:br/>
        </w:r>
      </w:ins>
      <w:r w:rsidR="00B91D97" w:rsidRPr="00B91D97">
        <w:rPr>
          <w:rFonts w:ascii="Times New Roman" w:hAnsi="Times New Roman"/>
          <w:b/>
          <w:sz w:val="24"/>
          <w:szCs w:val="24"/>
        </w:rPr>
        <w:t>langkah 7 : troubleshooting.</w:t>
      </w:r>
    </w:p>
    <w:p w:rsidR="00463761" w:rsidRPr="00B91D97" w:rsidRDefault="004643B7" w:rsidP="004643B7">
      <w:pPr>
        <w:jc w:val="both"/>
        <w:rPr>
          <w:rFonts w:ascii="Times New Roman" w:hAnsi="Times New Roman" w:cs="Times New Roman"/>
          <w:color w:val="444444"/>
          <w:shd w:val="clear" w:color="auto" w:fill="FFFFFF"/>
        </w:rPr>
      </w:pPr>
      <w:ins w:id="27" w:author="Unknown">
        <w:r w:rsidRPr="00B91D97">
          <w:rPr>
            <w:rFonts w:ascii="Times New Roman" w:hAnsi="Times New Roman" w:cs="Times New Roman"/>
            <w:color w:val="444444"/>
            <w:shd w:val="clear" w:color="auto" w:fill="FFFFFF"/>
          </w:rPr>
          <w:t>Nah jika ada error, silahkan baca pesan error nya ya.. dan pahami… jika kalian tidak paham, bisa kalian tanyakan di kolom komentar di bawah postingan ini ya… jika saya bisa insyaallah saya akan membantunya.. karena kemungkinan permasalahannya ada pada kekeliruan pemilihan versi pygame nya saja. Yang berakibat tidak cocok dengan versi python kalian.</w:t>
        </w:r>
      </w:ins>
    </w:p>
    <w:p w:rsidR="004643B7" w:rsidRDefault="004643B7" w:rsidP="004643B7">
      <w:pPr>
        <w:jc w:val="both"/>
        <w:rPr>
          <w:rFonts w:ascii="Open Sans" w:hAnsi="Open Sans"/>
          <w:color w:val="444444"/>
          <w:sz w:val="20"/>
          <w:szCs w:val="20"/>
          <w:shd w:val="clear" w:color="auto" w:fill="FFFFFF"/>
        </w:rPr>
      </w:pPr>
    </w:p>
    <w:p w:rsidR="004643B7" w:rsidRDefault="004643B7" w:rsidP="004643B7">
      <w:pPr>
        <w:jc w:val="both"/>
        <w:rPr>
          <w:rFonts w:ascii="Open Sans" w:hAnsi="Open Sans"/>
          <w:color w:val="444444"/>
          <w:sz w:val="20"/>
          <w:szCs w:val="20"/>
          <w:shd w:val="clear" w:color="auto" w:fill="FFFFFF"/>
        </w:rPr>
      </w:pPr>
    </w:p>
    <w:p w:rsidR="004643B7" w:rsidRDefault="004643B7" w:rsidP="004643B7">
      <w:pPr>
        <w:jc w:val="both"/>
        <w:rPr>
          <w:rFonts w:ascii="Open Sans" w:hAnsi="Open Sans"/>
          <w:color w:val="444444"/>
          <w:sz w:val="20"/>
          <w:szCs w:val="20"/>
          <w:shd w:val="clear" w:color="auto" w:fill="FFFFFF"/>
        </w:rPr>
      </w:pPr>
    </w:p>
    <w:p w:rsidR="004643B7" w:rsidRDefault="004643B7"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0A4946" w:rsidRDefault="000A4946" w:rsidP="004643B7">
      <w:pPr>
        <w:jc w:val="both"/>
        <w:rPr>
          <w:rFonts w:ascii="Open Sans" w:hAnsi="Open Sans"/>
          <w:color w:val="444444"/>
          <w:sz w:val="20"/>
          <w:szCs w:val="20"/>
          <w:shd w:val="clear" w:color="auto" w:fill="FFFFFF"/>
        </w:rPr>
      </w:pPr>
    </w:p>
    <w:p w:rsidR="004643B7" w:rsidRDefault="004643B7" w:rsidP="004643B7">
      <w:pPr>
        <w:jc w:val="both"/>
        <w:rPr>
          <w:lang w:val="en-ID"/>
        </w:rPr>
      </w:pPr>
    </w:p>
    <w:p w:rsidR="000A4946" w:rsidRDefault="000A4946" w:rsidP="004643B7">
      <w:pPr>
        <w:jc w:val="both"/>
        <w:rPr>
          <w:lang w:val="en-ID"/>
        </w:rPr>
      </w:pPr>
    </w:p>
    <w:p w:rsidR="000A4946" w:rsidRDefault="000A4946" w:rsidP="004643B7">
      <w:pPr>
        <w:jc w:val="both"/>
        <w:rPr>
          <w:lang w:val="en-ID"/>
        </w:rPr>
      </w:pPr>
    </w:p>
    <w:p w:rsidR="000A4946" w:rsidRDefault="000A4946" w:rsidP="004643B7">
      <w:pPr>
        <w:jc w:val="both"/>
        <w:rPr>
          <w:lang w:val="en-ID"/>
        </w:rPr>
      </w:pPr>
    </w:p>
    <w:p w:rsidR="008F7B39" w:rsidRDefault="00CB5CC9" w:rsidP="00186090">
      <w:pPr>
        <w:jc w:val="center"/>
        <w:rPr>
          <w:sz w:val="24"/>
          <w:lang w:val="en-ID"/>
        </w:rPr>
      </w:pPr>
      <w:r w:rsidRPr="00CB5CC9">
        <w:rPr>
          <w:sz w:val="24"/>
          <w:lang w:val="en-ID"/>
        </w:rPr>
        <w:lastRenderedPageBreak/>
        <w:t>SOURCE CODE PYGAME SNAKE PERTAMA</w:t>
      </w:r>
    </w:p>
    <w:p w:rsidR="00172763" w:rsidRDefault="00CB5CC9" w:rsidP="00CB5CC9">
      <w:pPr>
        <w:rPr>
          <w:sz w:val="24"/>
          <w:szCs w:val="24"/>
          <w:lang w:val="en-ID"/>
        </w:rPr>
      </w:pPr>
      <w:r>
        <w:rPr>
          <w:noProof/>
        </w:rPr>
        <w:drawing>
          <wp:inline distT="0" distB="0" distL="0" distR="0" wp14:anchorId="5D210E3C" wp14:editId="2AAC9C58">
            <wp:extent cx="5040630" cy="2833739"/>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3B248E10" wp14:editId="1222F2E0">
            <wp:extent cx="5040630" cy="2833739"/>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2BA57602" wp14:editId="58786D26">
            <wp:extent cx="5040630" cy="2833739"/>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19E5CB82" wp14:editId="2FFA6CEA">
            <wp:extent cx="5040630" cy="2833739"/>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61ACFCE5" wp14:editId="6BC02268">
            <wp:extent cx="5040630" cy="283373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630" cy="2833739"/>
                    </a:xfrm>
                    <a:prstGeom prst="rect">
                      <a:avLst/>
                    </a:prstGeom>
                  </pic:spPr>
                </pic:pic>
              </a:graphicData>
            </a:graphic>
          </wp:inline>
        </w:drawing>
      </w:r>
      <w:r>
        <w:rPr>
          <w:noProof/>
        </w:rPr>
        <w:drawing>
          <wp:inline distT="0" distB="0" distL="0" distR="0" wp14:anchorId="1733BA17" wp14:editId="07488C15">
            <wp:extent cx="5040630" cy="2833739"/>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27DB6D63" wp14:editId="2CB9A6BC">
            <wp:extent cx="5040630" cy="2833739"/>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4929E402" wp14:editId="5CB16AC3">
            <wp:extent cx="5040630" cy="2833739"/>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1467523A" wp14:editId="1C42A1AF">
            <wp:extent cx="5040630" cy="2833739"/>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69563ED9" wp14:editId="5C70C55B">
            <wp:extent cx="5040630" cy="2833739"/>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466D602C" wp14:editId="7ECBA871">
            <wp:extent cx="5040630" cy="2833739"/>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60F79948" wp14:editId="0A4EC0B3">
            <wp:extent cx="5040630" cy="2833739"/>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lastRenderedPageBreak/>
        <w:drawing>
          <wp:inline distT="0" distB="0" distL="0" distR="0" wp14:anchorId="4D4B345C" wp14:editId="699C848D">
            <wp:extent cx="5040630" cy="2833739"/>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40630" cy="2833739"/>
                    </a:xfrm>
                    <a:prstGeom prst="rect">
                      <a:avLst/>
                    </a:prstGeom>
                  </pic:spPr>
                </pic:pic>
              </a:graphicData>
            </a:graphic>
          </wp:inline>
        </w:drawing>
      </w:r>
    </w:p>
    <w:p w:rsidR="00CB5CC9" w:rsidRDefault="00CB5CC9" w:rsidP="00CB5CC9">
      <w:pPr>
        <w:rPr>
          <w:sz w:val="24"/>
          <w:szCs w:val="24"/>
          <w:lang w:val="en-ID"/>
        </w:rPr>
      </w:pPr>
      <w:r>
        <w:rPr>
          <w:noProof/>
        </w:rPr>
        <w:drawing>
          <wp:inline distT="0" distB="0" distL="0" distR="0" wp14:anchorId="09A35968" wp14:editId="3AE39C39">
            <wp:extent cx="5040630" cy="2833739"/>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0630" cy="2833739"/>
                    </a:xfrm>
                    <a:prstGeom prst="rect">
                      <a:avLst/>
                    </a:prstGeom>
                  </pic:spPr>
                </pic:pic>
              </a:graphicData>
            </a:graphic>
          </wp:inline>
        </w:drawing>
      </w: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6B2727" w:rsidRDefault="006B2727" w:rsidP="008F7B39">
      <w:pPr>
        <w:rPr>
          <w:sz w:val="24"/>
          <w:szCs w:val="24"/>
          <w:lang w:val="en-ID"/>
        </w:rPr>
      </w:pPr>
    </w:p>
    <w:p w:rsidR="006B2727" w:rsidRDefault="00C978A5" w:rsidP="008F7B39">
      <w:pPr>
        <w:rPr>
          <w:sz w:val="24"/>
          <w:szCs w:val="24"/>
          <w:lang w:val="en-ID"/>
        </w:rPr>
      </w:pPr>
      <w:r>
        <w:rPr>
          <w:noProof/>
          <w:sz w:val="24"/>
          <w:szCs w:val="24"/>
        </w:rPr>
        <w:lastRenderedPageBreak/>
        <mc:AlternateContent>
          <mc:Choice Requires="wps">
            <w:drawing>
              <wp:anchor distT="0" distB="0" distL="114300" distR="114300" simplePos="0" relativeHeight="251661312" behindDoc="0" locked="0" layoutInCell="1" allowOverlap="1">
                <wp:simplePos x="0" y="0"/>
                <wp:positionH relativeFrom="column">
                  <wp:posOffset>1594809</wp:posOffset>
                </wp:positionH>
                <wp:positionV relativeFrom="paragraph">
                  <wp:posOffset>38100</wp:posOffset>
                </wp:positionV>
                <wp:extent cx="914400" cy="340468"/>
                <wp:effectExtent l="0" t="0" r="20955" b="21590"/>
                <wp:wrapNone/>
                <wp:docPr id="34" name="Text Box 34"/>
                <wp:cNvGraphicFramePr/>
                <a:graphic xmlns:a="http://schemas.openxmlformats.org/drawingml/2006/main">
                  <a:graphicData uri="http://schemas.microsoft.com/office/word/2010/wordprocessingShape">
                    <wps:wsp>
                      <wps:cNvSpPr txBox="1"/>
                      <wps:spPr>
                        <a:xfrm>
                          <a:off x="0" y="0"/>
                          <a:ext cx="914400" cy="34046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978A5" w:rsidRPr="00C978A5" w:rsidRDefault="00C978A5">
                            <w:pPr>
                              <w:rPr>
                                <w:sz w:val="24"/>
                                <w:lang w:val="en-ID"/>
                              </w:rPr>
                            </w:pPr>
                            <w:r w:rsidRPr="00C978A5">
                              <w:rPr>
                                <w:sz w:val="24"/>
                                <w:lang w:val="en-ID"/>
                              </w:rPr>
                              <w:t xml:space="preserve">Class yang  ada di code snake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125.6pt;margin-top:3pt;width:1in;height:26.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" fillcolor="white [3201]" strokecolor="#c0504d [3205]" strokeweight="2pt">
                <v:textbox>
                  <w:txbxContent>
                    <w:p w:rsidR="00C978A5" w:rsidRPr="00C978A5" w:rsidRDefault="00C978A5">
                      <w:pPr>
                        <w:rPr>
                          <w:sz w:val="24"/>
                          <w:lang w:val="en-ID"/>
                        </w:rPr>
                      </w:pPr>
                      <w:r w:rsidRPr="00C978A5">
                        <w:rPr>
                          <w:sz w:val="24"/>
                          <w:lang w:val="en-ID"/>
                        </w:rPr>
                        <w:t xml:space="preserve">Class yang  ada di code snake </w:t>
                      </w:r>
                    </w:p>
                  </w:txbxContent>
                </v:textbox>
              </v:shape>
            </w:pict>
          </mc:Fallback>
        </mc:AlternateContent>
      </w:r>
    </w:p>
    <w:p w:rsidR="00172763" w:rsidRDefault="0022655C" w:rsidP="00463761">
      <w:pPr>
        <w:jc w:val="center"/>
        <w:rPr>
          <w:sz w:val="24"/>
          <w:szCs w:val="24"/>
          <w:lang w:val="en-ID"/>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2246603</wp:posOffset>
                </wp:positionH>
                <wp:positionV relativeFrom="paragraph">
                  <wp:posOffset>38018</wp:posOffset>
                </wp:positionV>
                <wp:extent cx="29183" cy="3959157"/>
                <wp:effectExtent l="57150" t="0" r="66675" b="60960"/>
                <wp:wrapNone/>
                <wp:docPr id="43" name="Straight Arrow Connector 43"/>
                <wp:cNvGraphicFramePr/>
                <a:graphic xmlns:a="http://schemas.openxmlformats.org/drawingml/2006/main">
                  <a:graphicData uri="http://schemas.microsoft.com/office/word/2010/wordprocessingShape">
                    <wps:wsp>
                      <wps:cNvCnPr/>
                      <wps:spPr>
                        <a:xfrm>
                          <a:off x="0" y="0"/>
                          <a:ext cx="29183" cy="39591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45C133" id="_x0000_t32" coordsize="21600,21600" o:spt="32" o:oned="t" path="m,l21600,21600e" filled="f">
                <v:path arrowok="t" fillok="f" o:connecttype="none"/>
                <o:lock v:ext="edit" shapetype="t"/>
              </v:shapetype>
              <v:shape id="Straight Arrow Connector 43" o:spid="_x0000_s1026" type="#_x0000_t32" style="position:absolute;margin-left:176.9pt;margin-top:3pt;width:2.3pt;height:31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" strokecolor="#4579b8 [3044]">
                <v:stroke endarrow="open"/>
              </v:shape>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4345102</wp:posOffset>
                </wp:positionH>
                <wp:positionV relativeFrom="paragraph">
                  <wp:posOffset>201930</wp:posOffset>
                </wp:positionV>
                <wp:extent cx="49044" cy="1050857"/>
                <wp:effectExtent l="38100" t="0" r="65405" b="54610"/>
                <wp:wrapNone/>
                <wp:docPr id="42" name="Straight Arrow Connector 42"/>
                <wp:cNvGraphicFramePr/>
                <a:graphic xmlns:a="http://schemas.openxmlformats.org/drawingml/2006/main">
                  <a:graphicData uri="http://schemas.microsoft.com/office/word/2010/wordprocessingShape">
                    <wps:wsp>
                      <wps:cNvCnPr/>
                      <wps:spPr>
                        <a:xfrm>
                          <a:off x="0" y="0"/>
                          <a:ext cx="49044" cy="10508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1C918" id="Straight Arrow Connector 42" o:spid="_x0000_s1026" type="#_x0000_t32" style="position:absolute;margin-left:342.15pt;margin-top:15.9pt;width:3.85pt;height:82.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" strokecolor="#4579b8 [3044]">
                <v:stroke endarrow="open"/>
              </v:shape>
            </w:pict>
          </mc:Fallback>
        </mc:AlternateContent>
      </w: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3005332</wp:posOffset>
                </wp:positionH>
                <wp:positionV relativeFrom="paragraph">
                  <wp:posOffset>38019</wp:posOffset>
                </wp:positionV>
                <wp:extent cx="1391083" cy="165370"/>
                <wp:effectExtent l="0" t="0" r="76200" b="101600"/>
                <wp:wrapNone/>
                <wp:docPr id="41" name="Straight Arrow Connector 41"/>
                <wp:cNvGraphicFramePr/>
                <a:graphic xmlns:a="http://schemas.openxmlformats.org/drawingml/2006/main">
                  <a:graphicData uri="http://schemas.microsoft.com/office/word/2010/wordprocessingShape">
                    <wps:wsp>
                      <wps:cNvCnPr/>
                      <wps:spPr>
                        <a:xfrm>
                          <a:off x="0" y="0"/>
                          <a:ext cx="1391083" cy="165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09C83" id="Straight Arrow Connector 41" o:spid="_x0000_s1026" type="#_x0000_t32" style="position:absolute;margin-left:236.65pt;margin-top:3pt;width:109.55pt;height:1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" strokecolor="#4579b8 [3044]">
                <v:stroke endarrow="open"/>
              </v:shape>
            </w:pict>
          </mc:Fallback>
        </mc:AlternateContent>
      </w: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2577343</wp:posOffset>
                </wp:positionH>
                <wp:positionV relativeFrom="paragraph">
                  <wp:posOffset>38019</wp:posOffset>
                </wp:positionV>
                <wp:extent cx="428017" cy="340468"/>
                <wp:effectExtent l="0" t="0" r="67310" b="59690"/>
                <wp:wrapNone/>
                <wp:docPr id="40" name="Straight Arrow Connector 40"/>
                <wp:cNvGraphicFramePr/>
                <a:graphic xmlns:a="http://schemas.openxmlformats.org/drawingml/2006/main">
                  <a:graphicData uri="http://schemas.microsoft.com/office/word/2010/wordprocessingShape">
                    <wps:wsp>
                      <wps:cNvCnPr/>
                      <wps:spPr>
                        <a:xfrm>
                          <a:off x="0" y="0"/>
                          <a:ext cx="428017" cy="3404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CDBE1" id="Straight Arrow Connector 40" o:spid="_x0000_s1026" type="#_x0000_t32" style="position:absolute;margin-left:202.95pt;margin-top:3pt;width:33.7pt;height:26.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" strokecolor="#4579b8 [3044]">
                <v:stroke endarrow="open"/>
              </v:shape>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1448935</wp:posOffset>
                </wp:positionH>
                <wp:positionV relativeFrom="paragraph">
                  <wp:posOffset>37911</wp:posOffset>
                </wp:positionV>
                <wp:extent cx="428017" cy="272482"/>
                <wp:effectExtent l="38100" t="0" r="29210" b="51435"/>
                <wp:wrapNone/>
                <wp:docPr id="39" name="Straight Arrow Connector 39"/>
                <wp:cNvGraphicFramePr/>
                <a:graphic xmlns:a="http://schemas.openxmlformats.org/drawingml/2006/main">
                  <a:graphicData uri="http://schemas.microsoft.com/office/word/2010/wordprocessingShape">
                    <wps:wsp>
                      <wps:cNvCnPr/>
                      <wps:spPr>
                        <a:xfrm flipH="1">
                          <a:off x="0" y="0"/>
                          <a:ext cx="428017" cy="2724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90D7F" id="Straight Arrow Connector 39" o:spid="_x0000_s1026" type="#_x0000_t32" style="position:absolute;margin-left:114.1pt;margin-top:3pt;width:33.7pt;height:21.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" strokecolor="#4579b8 [3044]">
                <v:stroke endarrow="open"/>
              </v:shape>
            </w:pict>
          </mc:Fallback>
        </mc:AlternateContent>
      </w:r>
      <w:r>
        <w:rPr>
          <w:noProof/>
          <w:sz w:val="24"/>
          <w:szCs w:val="24"/>
        </w:rPr>
        <mc:AlternateContent>
          <mc:Choice Requires="wps">
            <w:drawing>
              <wp:anchor distT="0" distB="0" distL="114300" distR="114300" simplePos="0" relativeHeight="251663360" behindDoc="0" locked="0" layoutInCell="1" allowOverlap="1" wp14:anchorId="03D08987" wp14:editId="7238B337">
                <wp:simplePos x="0" y="0"/>
                <wp:positionH relativeFrom="column">
                  <wp:posOffset>2411973</wp:posOffset>
                </wp:positionH>
                <wp:positionV relativeFrom="paragraph">
                  <wp:posOffset>320121</wp:posOffset>
                </wp:positionV>
                <wp:extent cx="914400" cy="739302"/>
                <wp:effectExtent l="0" t="0" r="15240" b="22860"/>
                <wp:wrapNone/>
                <wp:docPr id="36" name="Text Box 36"/>
                <wp:cNvGraphicFramePr/>
                <a:graphic xmlns:a="http://schemas.openxmlformats.org/drawingml/2006/main">
                  <a:graphicData uri="http://schemas.microsoft.com/office/word/2010/wordprocessingShape">
                    <wps:wsp>
                      <wps:cNvSpPr txBox="1"/>
                      <wps:spPr>
                        <a:xfrm>
                          <a:off x="0" y="0"/>
                          <a:ext cx="914400" cy="739302"/>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978A5" w:rsidRPr="0022655C" w:rsidRDefault="00C978A5" w:rsidP="0022655C">
                            <w:pPr>
                              <w:jc w:val="center"/>
                              <w:rPr>
                                <w:sz w:val="24"/>
                              </w:rPr>
                            </w:pPr>
                            <w:r w:rsidRPr="0022655C">
                              <w:rPr>
                                <w:sz w:val="24"/>
                              </w:rPr>
                              <w:t>class apple()</w:t>
                            </w:r>
                          </w:p>
                          <w:p w:rsidR="00C978A5" w:rsidRPr="0022655C" w:rsidRDefault="00C978A5">
                            <w:pPr>
                              <w:rPr>
                                <w:sz w:val="24"/>
                              </w:rPr>
                            </w:pPr>
                            <w:r w:rsidRPr="0022655C">
                              <w:rPr>
                                <w:sz w:val="24"/>
                              </w:rPr>
                              <w:t>def __init__(self,size)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08987" id="Text Box 36" o:spid="_x0000_s1027" type="#_x0000_t202" style="position:absolute;left:0;text-align:left;margin-left:189.9pt;margin-top:25.2pt;width:1in;height:58.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" fillcolor="white [3201]" strokecolor="#4bacc6 [3208]" strokeweight="2pt">
                <v:textbox>
                  <w:txbxContent>
                    <w:p w:rsidR="00C978A5" w:rsidRPr="0022655C" w:rsidRDefault="00C978A5" w:rsidP="0022655C">
                      <w:pPr>
                        <w:jc w:val="center"/>
                        <w:rPr>
                          <w:sz w:val="24"/>
                        </w:rPr>
                      </w:pPr>
                      <w:r w:rsidRPr="0022655C">
                        <w:rPr>
                          <w:sz w:val="24"/>
                        </w:rPr>
                        <w:t>class apple()</w:t>
                      </w:r>
                    </w:p>
                    <w:p w:rsidR="00C978A5" w:rsidRPr="0022655C" w:rsidRDefault="00C978A5">
                      <w:pPr>
                        <w:rPr>
                          <w:sz w:val="24"/>
                        </w:rPr>
                      </w:pPr>
                      <w:r w:rsidRPr="0022655C">
                        <w:rPr>
                          <w:sz w:val="24"/>
                        </w:rPr>
                        <w:t>def __init__(self,size)</w:t>
                      </w:r>
                    </w:p>
                  </w:txbxContent>
                </v:textbox>
              </v:shape>
            </w:pict>
          </mc:Fallback>
        </mc:AlternateContent>
      </w:r>
      <w:r w:rsidR="00C978A5">
        <w:rPr>
          <w:noProof/>
          <w:sz w:val="24"/>
          <w:szCs w:val="24"/>
        </w:rPr>
        <mc:AlternateContent>
          <mc:Choice Requires="wps">
            <w:drawing>
              <wp:anchor distT="0" distB="0" distL="114300" distR="114300" simplePos="0" relativeHeight="251662336" behindDoc="0" locked="0" layoutInCell="1" allowOverlap="1" wp14:anchorId="1E97E334" wp14:editId="43F40780">
                <wp:simplePos x="0" y="0"/>
                <wp:positionH relativeFrom="column">
                  <wp:posOffset>125568</wp:posOffset>
                </wp:positionH>
                <wp:positionV relativeFrom="paragraph">
                  <wp:posOffset>310312</wp:posOffset>
                </wp:positionV>
                <wp:extent cx="2052320" cy="3599234"/>
                <wp:effectExtent l="0" t="0" r="24130" b="20320"/>
                <wp:wrapNone/>
                <wp:docPr id="35" name="Text Box 35"/>
                <wp:cNvGraphicFramePr/>
                <a:graphic xmlns:a="http://schemas.openxmlformats.org/drawingml/2006/main">
                  <a:graphicData uri="http://schemas.microsoft.com/office/word/2010/wordprocessingShape">
                    <wps:wsp>
                      <wps:cNvSpPr txBox="1"/>
                      <wps:spPr>
                        <a:xfrm>
                          <a:off x="0" y="0"/>
                          <a:ext cx="2052320" cy="3599234"/>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978A5" w:rsidRPr="00C978A5" w:rsidRDefault="00C978A5" w:rsidP="00C978A5">
                            <w:pPr>
                              <w:jc w:val="center"/>
                              <w:rPr>
                                <w:sz w:val="24"/>
                              </w:rPr>
                            </w:pPr>
                            <w:r w:rsidRPr="00C978A5">
                              <w:rPr>
                                <w:sz w:val="24"/>
                              </w:rPr>
                              <w:t>class snake()</w:t>
                            </w:r>
                          </w:p>
                          <w:p w:rsidR="00C978A5" w:rsidRPr="00C978A5" w:rsidRDefault="00C978A5">
                            <w:pPr>
                              <w:rPr>
                                <w:sz w:val="24"/>
                              </w:rPr>
                            </w:pPr>
                            <w:r w:rsidRPr="00C978A5">
                              <w:rPr>
                                <w:sz w:val="24"/>
                              </w:rPr>
                              <w:t>def right(self)</w:t>
                            </w:r>
                          </w:p>
                          <w:p w:rsidR="00C978A5" w:rsidRPr="00C978A5" w:rsidRDefault="00C978A5">
                            <w:pPr>
                              <w:rPr>
                                <w:sz w:val="24"/>
                              </w:rPr>
                            </w:pPr>
                            <w:r w:rsidRPr="00C978A5">
                              <w:rPr>
                                <w:sz w:val="24"/>
                              </w:rPr>
                              <w:t>def left(self)</w:t>
                            </w:r>
                          </w:p>
                          <w:p w:rsidR="00C978A5" w:rsidRPr="00C978A5" w:rsidRDefault="00C978A5">
                            <w:pPr>
                              <w:rPr>
                                <w:sz w:val="24"/>
                              </w:rPr>
                            </w:pPr>
                            <w:r w:rsidRPr="00C978A5">
                              <w:rPr>
                                <w:sz w:val="24"/>
                              </w:rPr>
                              <w:t>def up(self)</w:t>
                            </w:r>
                          </w:p>
                          <w:p w:rsidR="00C978A5" w:rsidRPr="00C978A5" w:rsidRDefault="00C978A5">
                            <w:pPr>
                              <w:rPr>
                                <w:sz w:val="24"/>
                              </w:rPr>
                            </w:pPr>
                            <w:r w:rsidRPr="00C978A5">
                              <w:rPr>
                                <w:sz w:val="24"/>
                              </w:rPr>
                              <w:t>def down(self)</w:t>
                            </w:r>
                          </w:p>
                          <w:p w:rsidR="00C978A5" w:rsidRPr="00C978A5" w:rsidRDefault="00C978A5">
                            <w:pPr>
                              <w:rPr>
                                <w:sz w:val="24"/>
                              </w:rPr>
                            </w:pPr>
                            <w:r w:rsidRPr="00C978A5">
                              <w:rPr>
                                <w:sz w:val="24"/>
                              </w:rPr>
                              <w:t>def update(self)</w:t>
                            </w:r>
                          </w:p>
                          <w:p w:rsidR="00C978A5" w:rsidRPr="00C978A5" w:rsidRDefault="00C978A5">
                            <w:pPr>
                              <w:rPr>
                                <w:sz w:val="24"/>
                              </w:rPr>
                            </w:pPr>
                            <w:r w:rsidRPr="00C978A5">
                              <w:rPr>
                                <w:sz w:val="24"/>
                              </w:rPr>
                              <w:t>def check_collisions(self, x)</w:t>
                            </w:r>
                          </w:p>
                          <w:p w:rsidR="00C978A5" w:rsidRPr="00C978A5" w:rsidRDefault="00C978A5">
                            <w:pPr>
                              <w:rPr>
                                <w:sz w:val="24"/>
                              </w:rPr>
                            </w:pPr>
                            <w:r w:rsidRPr="00C978A5">
                              <w:rPr>
                                <w:sz w:val="24"/>
                              </w:rPr>
                              <w:t>def check_apple(self,x)</w:t>
                            </w:r>
                          </w:p>
                          <w:p w:rsidR="00C978A5" w:rsidRPr="00C978A5" w:rsidRDefault="00C978A5">
                            <w:pPr>
                              <w:rPr>
                                <w:sz w:val="24"/>
                              </w:rPr>
                            </w:pPr>
                            <w:r w:rsidRPr="00C978A5">
                              <w:rPr>
                                <w:sz w:val="24"/>
                              </w:rPr>
                              <w:t>def check_collisions2(self,x)</w:t>
                            </w:r>
                          </w:p>
                          <w:p w:rsidR="00C978A5" w:rsidRPr="00C978A5" w:rsidRDefault="00C978A5">
                            <w:pPr>
                              <w:rPr>
                                <w:sz w:val="24"/>
                              </w:rPr>
                            </w:pPr>
                            <w:r w:rsidRPr="00C978A5">
                              <w:rPr>
                                <w:sz w:val="24"/>
                              </w:rPr>
                              <w:t>def add_apple(self)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7E334" id="Text Box 35" o:spid="_x0000_s1028" type="#_x0000_t202" style="position:absolute;left:0;text-align:left;margin-left:9.9pt;margin-top:24.45pt;width:161.6pt;height:28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" fillcolor="white [3201]" strokecolor="#4bacc6 [3208]" strokeweight="2pt">
                <v:textbox>
                  <w:txbxContent>
                    <w:p w:rsidR="00C978A5" w:rsidRPr="00C978A5" w:rsidRDefault="00C978A5" w:rsidP="00C978A5">
                      <w:pPr>
                        <w:jc w:val="center"/>
                        <w:rPr>
                          <w:sz w:val="24"/>
                        </w:rPr>
                      </w:pPr>
                      <w:r w:rsidRPr="00C978A5">
                        <w:rPr>
                          <w:sz w:val="24"/>
                        </w:rPr>
                        <w:t>class snake()</w:t>
                      </w:r>
                    </w:p>
                    <w:p w:rsidR="00C978A5" w:rsidRPr="00C978A5" w:rsidRDefault="00C978A5">
                      <w:pPr>
                        <w:rPr>
                          <w:sz w:val="24"/>
                        </w:rPr>
                      </w:pPr>
                      <w:r w:rsidRPr="00C978A5">
                        <w:rPr>
                          <w:sz w:val="24"/>
                        </w:rPr>
                        <w:t>def right(self)</w:t>
                      </w:r>
                    </w:p>
                    <w:p w:rsidR="00C978A5" w:rsidRPr="00C978A5" w:rsidRDefault="00C978A5">
                      <w:pPr>
                        <w:rPr>
                          <w:sz w:val="24"/>
                        </w:rPr>
                      </w:pPr>
                      <w:r w:rsidRPr="00C978A5">
                        <w:rPr>
                          <w:sz w:val="24"/>
                        </w:rPr>
                        <w:t>def left(self)</w:t>
                      </w:r>
                    </w:p>
                    <w:p w:rsidR="00C978A5" w:rsidRPr="00C978A5" w:rsidRDefault="00C978A5">
                      <w:pPr>
                        <w:rPr>
                          <w:sz w:val="24"/>
                        </w:rPr>
                      </w:pPr>
                      <w:r w:rsidRPr="00C978A5">
                        <w:rPr>
                          <w:sz w:val="24"/>
                        </w:rPr>
                        <w:t>def up(self)</w:t>
                      </w:r>
                    </w:p>
                    <w:p w:rsidR="00C978A5" w:rsidRPr="00C978A5" w:rsidRDefault="00C978A5">
                      <w:pPr>
                        <w:rPr>
                          <w:sz w:val="24"/>
                        </w:rPr>
                      </w:pPr>
                      <w:r w:rsidRPr="00C978A5">
                        <w:rPr>
                          <w:sz w:val="24"/>
                        </w:rPr>
                        <w:t>def down(self)</w:t>
                      </w:r>
                    </w:p>
                    <w:p w:rsidR="00C978A5" w:rsidRPr="00C978A5" w:rsidRDefault="00C978A5">
                      <w:pPr>
                        <w:rPr>
                          <w:sz w:val="24"/>
                        </w:rPr>
                      </w:pPr>
                      <w:r w:rsidRPr="00C978A5">
                        <w:rPr>
                          <w:sz w:val="24"/>
                        </w:rPr>
                        <w:t>def update(self)</w:t>
                      </w:r>
                    </w:p>
                    <w:p w:rsidR="00C978A5" w:rsidRPr="00C978A5" w:rsidRDefault="00C978A5">
                      <w:pPr>
                        <w:rPr>
                          <w:sz w:val="24"/>
                        </w:rPr>
                      </w:pPr>
                      <w:r w:rsidRPr="00C978A5">
                        <w:rPr>
                          <w:sz w:val="24"/>
                        </w:rPr>
                        <w:t>def check_collisions(self, x)</w:t>
                      </w:r>
                    </w:p>
                    <w:p w:rsidR="00C978A5" w:rsidRPr="00C978A5" w:rsidRDefault="00C978A5">
                      <w:pPr>
                        <w:rPr>
                          <w:sz w:val="24"/>
                        </w:rPr>
                      </w:pPr>
                      <w:r w:rsidRPr="00C978A5">
                        <w:rPr>
                          <w:sz w:val="24"/>
                        </w:rPr>
                        <w:t>def check_apple(self,x)</w:t>
                      </w:r>
                    </w:p>
                    <w:p w:rsidR="00C978A5" w:rsidRPr="00C978A5" w:rsidRDefault="00C978A5">
                      <w:pPr>
                        <w:rPr>
                          <w:sz w:val="24"/>
                        </w:rPr>
                      </w:pPr>
                      <w:r w:rsidRPr="00C978A5">
                        <w:rPr>
                          <w:sz w:val="24"/>
                        </w:rPr>
                        <w:t>def check_collisions2(self,x)</w:t>
                      </w:r>
                    </w:p>
                    <w:p w:rsidR="00C978A5" w:rsidRPr="00C978A5" w:rsidRDefault="00C978A5">
                      <w:pPr>
                        <w:rPr>
                          <w:sz w:val="24"/>
                        </w:rPr>
                      </w:pPr>
                      <w:r w:rsidRPr="00C978A5">
                        <w:rPr>
                          <w:sz w:val="24"/>
                        </w:rPr>
                        <w:t>def add_apple(self)</w:t>
                      </w:r>
                    </w:p>
                  </w:txbxContent>
                </v:textbox>
              </v:shape>
            </w:pict>
          </mc:Fallback>
        </mc:AlternateContent>
      </w:r>
    </w:p>
    <w:p w:rsidR="00172763" w:rsidRDefault="00B356D2" w:rsidP="00463761">
      <w:pPr>
        <w:jc w:val="center"/>
        <w:rPr>
          <w:sz w:val="24"/>
          <w:szCs w:val="24"/>
          <w:lang w:val="en-ID"/>
        </w:rPr>
      </w:pPr>
      <w:r>
        <w:rPr>
          <w:noProof/>
          <w:sz w:val="24"/>
          <w:szCs w:val="24"/>
        </w:rPr>
        <mc:AlternateContent>
          <mc:Choice Requires="wps">
            <w:drawing>
              <wp:anchor distT="0" distB="0" distL="114300" distR="114300" simplePos="0" relativeHeight="251673600" behindDoc="0" locked="0" layoutInCell="1" allowOverlap="1" wp14:anchorId="437ECC52" wp14:editId="72713044">
                <wp:simplePos x="0" y="0"/>
                <wp:positionH relativeFrom="column">
                  <wp:posOffset>2411973</wp:posOffset>
                </wp:positionH>
                <wp:positionV relativeFrom="paragraph">
                  <wp:posOffset>270956</wp:posOffset>
                </wp:positionV>
                <wp:extent cx="1527810" cy="0"/>
                <wp:effectExtent l="38100" t="38100" r="53340" b="95250"/>
                <wp:wrapNone/>
                <wp:docPr id="45" name="Straight Connector 45"/>
                <wp:cNvGraphicFramePr/>
                <a:graphic xmlns:a="http://schemas.openxmlformats.org/drawingml/2006/main">
                  <a:graphicData uri="http://schemas.microsoft.com/office/word/2010/wordprocessingShape">
                    <wps:wsp>
                      <wps:cNvCnPr/>
                      <wps:spPr>
                        <a:xfrm>
                          <a:off x="0" y="0"/>
                          <a:ext cx="152781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34BF" id="Straight Connector 4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9pt,21.35pt" to="310.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" strokecolor="#4bacc6 [3208]" strokeweight="2pt">
                <v:shadow on="t" color="black" opacity="24903f" origin=",.5" offset="0,.55556mm"/>
              </v:line>
            </w:pict>
          </mc:Fallback>
        </mc:AlternateContent>
      </w:r>
      <w:r>
        <w:rPr>
          <w:noProof/>
          <w:sz w:val="24"/>
          <w:szCs w:val="24"/>
        </w:rPr>
        <mc:AlternateContent>
          <mc:Choice Requires="wps">
            <w:drawing>
              <wp:anchor distT="0" distB="0" distL="114300" distR="114300" simplePos="0" relativeHeight="251671552" behindDoc="0" locked="0" layoutInCell="1" allowOverlap="1" wp14:anchorId="7B558FAB" wp14:editId="1C7593C7">
                <wp:simplePos x="0" y="0"/>
                <wp:positionH relativeFrom="column">
                  <wp:posOffset>125973</wp:posOffset>
                </wp:positionH>
                <wp:positionV relativeFrom="paragraph">
                  <wp:posOffset>319594</wp:posOffset>
                </wp:positionV>
                <wp:extent cx="2052320" cy="9728"/>
                <wp:effectExtent l="38100" t="38100" r="62230" b="85725"/>
                <wp:wrapNone/>
                <wp:docPr id="44" name="Straight Connector 44"/>
                <wp:cNvGraphicFramePr/>
                <a:graphic xmlns:a="http://schemas.openxmlformats.org/drawingml/2006/main">
                  <a:graphicData uri="http://schemas.microsoft.com/office/word/2010/wordprocessingShape">
                    <wps:wsp>
                      <wps:cNvCnPr/>
                      <wps:spPr>
                        <a:xfrm>
                          <a:off x="0" y="0"/>
                          <a:ext cx="2052320" cy="9728"/>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7CE81D3" id="Straight Connector 4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9pt,25.15pt" to="171.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" strokecolor="#4bacc6 [3208]" strokeweight="2pt">
                <v:shadow on="t" color="black" opacity="24903f" origin=",.5" offset="0,.55556mm"/>
              </v:line>
            </w:pict>
          </mc:Fallback>
        </mc:AlternateContent>
      </w:r>
    </w:p>
    <w:p w:rsidR="00172763" w:rsidRDefault="00172763" w:rsidP="00463761">
      <w:pPr>
        <w:jc w:val="center"/>
        <w:rPr>
          <w:sz w:val="24"/>
          <w:szCs w:val="24"/>
          <w:lang w:val="en-ID"/>
        </w:rPr>
      </w:pPr>
    </w:p>
    <w:p w:rsidR="00172763" w:rsidRDefault="0022655C" w:rsidP="00463761">
      <w:pPr>
        <w:jc w:val="center"/>
        <w:rPr>
          <w:sz w:val="24"/>
          <w:szCs w:val="24"/>
          <w:lang w:val="en-ID"/>
        </w:rPr>
      </w:pPr>
      <w:r>
        <w:rPr>
          <w:noProof/>
          <w:sz w:val="24"/>
          <w:szCs w:val="24"/>
        </w:rPr>
        <mc:AlternateContent>
          <mc:Choice Requires="wps">
            <w:drawing>
              <wp:anchor distT="0" distB="0" distL="114300" distR="114300" simplePos="0" relativeHeight="251664384" behindDoc="0" locked="0" layoutInCell="1" allowOverlap="1" wp14:anchorId="65B2E81F" wp14:editId="1B7FDB42">
                <wp:simplePos x="0" y="0"/>
                <wp:positionH relativeFrom="column">
                  <wp:posOffset>2350567</wp:posOffset>
                </wp:positionH>
                <wp:positionV relativeFrom="paragraph">
                  <wp:posOffset>230505</wp:posOffset>
                </wp:positionV>
                <wp:extent cx="914400" cy="2567940"/>
                <wp:effectExtent l="0" t="0" r="10795" b="22860"/>
                <wp:wrapNone/>
                <wp:docPr id="37" name="Text Box 37"/>
                <wp:cNvGraphicFramePr/>
                <a:graphic xmlns:a="http://schemas.openxmlformats.org/drawingml/2006/main">
                  <a:graphicData uri="http://schemas.microsoft.com/office/word/2010/wordprocessingShape">
                    <wps:wsp>
                      <wps:cNvSpPr txBox="1"/>
                      <wps:spPr>
                        <a:xfrm>
                          <a:off x="0" y="0"/>
                          <a:ext cx="914400" cy="256794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22655C" w:rsidRPr="0022655C" w:rsidRDefault="0022655C" w:rsidP="0022655C">
                            <w:pPr>
                              <w:jc w:val="center"/>
                              <w:rPr>
                                <w:sz w:val="24"/>
                              </w:rPr>
                            </w:pPr>
                            <w:r w:rsidRPr="0022655C">
                              <w:rPr>
                                <w:sz w:val="24"/>
                              </w:rPr>
                              <w:t>class game()</w:t>
                            </w:r>
                          </w:p>
                          <w:p w:rsidR="0022655C" w:rsidRPr="0022655C" w:rsidRDefault="0022655C">
                            <w:pPr>
                              <w:rPr>
                                <w:sz w:val="24"/>
                              </w:rPr>
                            </w:pPr>
                            <w:r w:rsidRPr="0022655C">
                              <w:rPr>
                                <w:sz w:val="24"/>
                              </w:rPr>
                              <w:t>def __init__(self,speed, size=1)</w:t>
                            </w:r>
                          </w:p>
                          <w:p w:rsidR="0022655C" w:rsidRPr="0022655C" w:rsidRDefault="0022655C">
                            <w:pPr>
                              <w:rPr>
                                <w:sz w:val="24"/>
                              </w:rPr>
                            </w:pPr>
                            <w:r w:rsidRPr="0022655C">
                              <w:rPr>
                                <w:sz w:val="24"/>
                              </w:rPr>
                              <w:t>def over(self)</w:t>
                            </w:r>
                          </w:p>
                          <w:p w:rsidR="0022655C" w:rsidRPr="0022655C" w:rsidRDefault="0022655C">
                            <w:pPr>
                              <w:rPr>
                                <w:sz w:val="24"/>
                              </w:rPr>
                            </w:pPr>
                            <w:r w:rsidRPr="0022655C">
                              <w:rPr>
                                <w:sz w:val="24"/>
                              </w:rPr>
                              <w:t xml:space="preserve">def make_button(self, pos, text, color, </w:t>
                            </w:r>
                          </w:p>
                          <w:p w:rsidR="0022655C" w:rsidRPr="0022655C" w:rsidRDefault="0022655C">
                            <w:pPr>
                              <w:rPr>
                                <w:sz w:val="24"/>
                              </w:rPr>
                            </w:pPr>
                            <w:r w:rsidRPr="0022655C">
                              <w:rPr>
                                <w:sz w:val="24"/>
                              </w:rPr>
                              <w:t>action=None, textsize=20)</w:t>
                            </w:r>
                          </w:p>
                          <w:p w:rsidR="0022655C" w:rsidRPr="0022655C" w:rsidRDefault="0022655C">
                            <w:pPr>
                              <w:rPr>
                                <w:sz w:val="24"/>
                              </w:rPr>
                            </w:pPr>
                            <w:r w:rsidRPr="0022655C">
                              <w:rPr>
                                <w:sz w:val="24"/>
                              </w:rPr>
                              <w:t>def reset(self)</w:t>
                            </w:r>
                          </w:p>
                          <w:p w:rsidR="0022655C" w:rsidRPr="0022655C" w:rsidRDefault="0022655C">
                            <w:pPr>
                              <w:rPr>
                                <w:sz w:val="24"/>
                              </w:rPr>
                            </w:pPr>
                            <w:r w:rsidRPr="0022655C">
                              <w:rPr>
                                <w:sz w:val="24"/>
                              </w:rPr>
                              <w:t>def loop(self)</w:t>
                            </w:r>
                          </w:p>
                          <w:p w:rsidR="0022655C" w:rsidRPr="0022655C" w:rsidRDefault="0022655C">
                            <w:pPr>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2E81F" id="Text Box 37" o:spid="_x0000_s1029" type="#_x0000_t202" style="position:absolute;left:0;text-align:left;margin-left:185.1pt;margin-top:18.15pt;width:1in;height:202.2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" fillcolor="white [3201]" strokecolor="#4bacc6 [3208]" strokeweight="2pt">
                <v:textbox>
                  <w:txbxContent>
                    <w:p w:rsidR="0022655C" w:rsidRPr="0022655C" w:rsidRDefault="0022655C" w:rsidP="0022655C">
                      <w:pPr>
                        <w:jc w:val="center"/>
                        <w:rPr>
                          <w:sz w:val="24"/>
                        </w:rPr>
                      </w:pPr>
                      <w:r w:rsidRPr="0022655C">
                        <w:rPr>
                          <w:sz w:val="24"/>
                        </w:rPr>
                        <w:t>class game()</w:t>
                      </w:r>
                    </w:p>
                    <w:p w:rsidR="0022655C" w:rsidRPr="0022655C" w:rsidRDefault="0022655C">
                      <w:pPr>
                        <w:rPr>
                          <w:sz w:val="24"/>
                        </w:rPr>
                      </w:pPr>
                      <w:r w:rsidRPr="0022655C">
                        <w:rPr>
                          <w:sz w:val="24"/>
                        </w:rPr>
                        <w:t>def __init__(self,speed, size=1)</w:t>
                      </w:r>
                    </w:p>
                    <w:p w:rsidR="0022655C" w:rsidRPr="0022655C" w:rsidRDefault="0022655C">
                      <w:pPr>
                        <w:rPr>
                          <w:sz w:val="24"/>
                        </w:rPr>
                      </w:pPr>
                      <w:r w:rsidRPr="0022655C">
                        <w:rPr>
                          <w:sz w:val="24"/>
                        </w:rPr>
                        <w:t>def over(self)</w:t>
                      </w:r>
                    </w:p>
                    <w:p w:rsidR="0022655C" w:rsidRPr="0022655C" w:rsidRDefault="0022655C">
                      <w:pPr>
                        <w:rPr>
                          <w:sz w:val="24"/>
                        </w:rPr>
                      </w:pPr>
                      <w:r w:rsidRPr="0022655C">
                        <w:rPr>
                          <w:sz w:val="24"/>
                        </w:rPr>
                        <w:t xml:space="preserve">def make_button(self, pos, text, color, </w:t>
                      </w:r>
                    </w:p>
                    <w:p w:rsidR="0022655C" w:rsidRPr="0022655C" w:rsidRDefault="0022655C">
                      <w:pPr>
                        <w:rPr>
                          <w:sz w:val="24"/>
                        </w:rPr>
                      </w:pPr>
                      <w:r w:rsidRPr="0022655C">
                        <w:rPr>
                          <w:sz w:val="24"/>
                        </w:rPr>
                        <w:t>action=None, textsize=20)</w:t>
                      </w:r>
                    </w:p>
                    <w:p w:rsidR="0022655C" w:rsidRPr="0022655C" w:rsidRDefault="0022655C">
                      <w:pPr>
                        <w:rPr>
                          <w:sz w:val="24"/>
                        </w:rPr>
                      </w:pPr>
                      <w:r w:rsidRPr="0022655C">
                        <w:rPr>
                          <w:sz w:val="24"/>
                        </w:rPr>
                        <w:t>def reset(self)</w:t>
                      </w:r>
                    </w:p>
                    <w:p w:rsidR="0022655C" w:rsidRPr="0022655C" w:rsidRDefault="0022655C">
                      <w:pPr>
                        <w:rPr>
                          <w:sz w:val="24"/>
                        </w:rPr>
                      </w:pPr>
                      <w:r w:rsidRPr="0022655C">
                        <w:rPr>
                          <w:sz w:val="24"/>
                        </w:rPr>
                        <w:t>def loop(self)</w:t>
                      </w:r>
                    </w:p>
                    <w:p w:rsidR="0022655C" w:rsidRPr="0022655C" w:rsidRDefault="0022655C">
                      <w:pPr>
                        <w:rPr>
                          <w:sz w:val="24"/>
                        </w:rPr>
                      </w:pPr>
                    </w:p>
                  </w:txbxContent>
                </v:textbox>
              </v:shape>
            </w:pict>
          </mc:Fallback>
        </mc:AlternateContent>
      </w:r>
    </w:p>
    <w:p w:rsidR="00172763" w:rsidRDefault="00B356D2" w:rsidP="00463761">
      <w:pPr>
        <w:jc w:val="center"/>
        <w:rPr>
          <w:sz w:val="24"/>
          <w:szCs w:val="24"/>
          <w:lang w:val="en-ID"/>
        </w:rPr>
      </w:pPr>
      <w:r>
        <w:rPr>
          <w:noProof/>
          <w:sz w:val="24"/>
          <w:szCs w:val="24"/>
        </w:rPr>
        <mc:AlternateContent>
          <mc:Choice Requires="wps">
            <w:drawing>
              <wp:anchor distT="0" distB="0" distL="114300" distR="114300" simplePos="0" relativeHeight="251675648" behindDoc="0" locked="0" layoutInCell="1" allowOverlap="1" wp14:anchorId="7E6382D7" wp14:editId="4A9F5B61">
                <wp:simplePos x="0" y="0"/>
                <wp:positionH relativeFrom="column">
                  <wp:posOffset>2343880</wp:posOffset>
                </wp:positionH>
                <wp:positionV relativeFrom="paragraph">
                  <wp:posOffset>201281</wp:posOffset>
                </wp:positionV>
                <wp:extent cx="2589732" cy="0"/>
                <wp:effectExtent l="38100" t="38100" r="58420" b="95250"/>
                <wp:wrapNone/>
                <wp:docPr id="46" name="Straight Connector 46"/>
                <wp:cNvGraphicFramePr/>
                <a:graphic xmlns:a="http://schemas.openxmlformats.org/drawingml/2006/main">
                  <a:graphicData uri="http://schemas.microsoft.com/office/word/2010/wordprocessingShape">
                    <wps:wsp>
                      <wps:cNvCnPr/>
                      <wps:spPr>
                        <a:xfrm>
                          <a:off x="0" y="0"/>
                          <a:ext cx="2589732"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66926" id="Straight Connector 4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5pt,15.85pt" to="388.4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" strokecolor="#4bacc6 [3208]" strokeweight="2pt">
                <v:shadow on="t" color="black" opacity="24903f" origin=",.5" offset="0,.55556mm"/>
              </v:line>
            </w:pict>
          </mc:Fallback>
        </mc:AlternateContent>
      </w: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22655C" w:rsidP="00463761">
      <w:pPr>
        <w:jc w:val="center"/>
        <w:rPr>
          <w:sz w:val="24"/>
          <w:szCs w:val="24"/>
          <w:lang w:val="en-ID"/>
        </w:rPr>
      </w:pPr>
      <w:r>
        <w:rPr>
          <w:noProof/>
          <w:sz w:val="24"/>
          <w:szCs w:val="24"/>
        </w:rPr>
        <mc:AlternateContent>
          <mc:Choice Requires="wps">
            <w:drawing>
              <wp:anchor distT="0" distB="0" distL="114300" distR="114300" simplePos="0" relativeHeight="251665408" behindDoc="0" locked="0" layoutInCell="1" allowOverlap="1" wp14:anchorId="5B21FF99" wp14:editId="42577EA7">
                <wp:simplePos x="0" y="0"/>
                <wp:positionH relativeFrom="column">
                  <wp:posOffset>836092</wp:posOffset>
                </wp:positionH>
                <wp:positionV relativeFrom="paragraph">
                  <wp:posOffset>246866</wp:posOffset>
                </wp:positionV>
                <wp:extent cx="914400" cy="4134256"/>
                <wp:effectExtent l="0" t="0" r="27305" b="19050"/>
                <wp:wrapNone/>
                <wp:docPr id="38" name="Text Box 38"/>
                <wp:cNvGraphicFramePr/>
                <a:graphic xmlns:a="http://schemas.openxmlformats.org/drawingml/2006/main">
                  <a:graphicData uri="http://schemas.microsoft.com/office/word/2010/wordprocessingShape">
                    <wps:wsp>
                      <wps:cNvSpPr txBox="1"/>
                      <wps:spPr>
                        <a:xfrm>
                          <a:off x="0" y="0"/>
                          <a:ext cx="914400" cy="4134256"/>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22655C" w:rsidRDefault="0022655C" w:rsidP="0022655C">
                            <w:pPr>
                              <w:jc w:val="center"/>
                            </w:pPr>
                            <w:r w:rsidRPr="0022655C">
                              <w:t>class startmenu()</w:t>
                            </w:r>
                          </w:p>
                          <w:p w:rsidR="0022655C" w:rsidRDefault="0022655C">
                            <w:r w:rsidRPr="0022655C">
                              <w:t>def __init__(self)</w:t>
                            </w:r>
                          </w:p>
                          <w:p w:rsidR="0022655C" w:rsidRDefault="0022655C">
                            <w:r w:rsidRPr="0022655C">
                              <w:t>def make_text(self, x, y, text, size=20, color = (0,0,0), a = False)</w:t>
                            </w:r>
                          </w:p>
                          <w:p w:rsidR="0022655C" w:rsidRDefault="0022655C">
                            <w:r w:rsidRPr="0022655C">
                              <w:t>def make_button(self, pos, text, color, action=None, textsize=20)</w:t>
                            </w:r>
                          </w:p>
                          <w:p w:rsidR="0022655C" w:rsidRDefault="0022655C">
                            <w:r w:rsidRPr="0022655C">
                              <w:t>def mainloop(self)</w:t>
                            </w:r>
                          </w:p>
                          <w:p w:rsidR="0022655C" w:rsidRDefault="0022655C">
                            <w:r w:rsidRPr="0022655C">
                              <w:t>def start(self)</w:t>
                            </w:r>
                          </w:p>
                          <w:p w:rsidR="0022655C" w:rsidRDefault="0022655C">
                            <w:r w:rsidRPr="0022655C">
                              <w:t>def start3(self)</w:t>
                            </w:r>
                          </w:p>
                          <w:p w:rsidR="0022655C" w:rsidRDefault="0022655C">
                            <w:r>
                              <w:t>def start4</w:t>
                            </w:r>
                            <w:r w:rsidRPr="0022655C">
                              <w:t>(self)</w:t>
                            </w:r>
                          </w:p>
                          <w:p w:rsidR="0022655C" w:rsidRDefault="0022655C">
                            <w:r>
                              <w:t>def e</w:t>
                            </w:r>
                            <w:r w:rsidRPr="0022655C">
                              <w:t>(self)</w:t>
                            </w:r>
                          </w:p>
                          <w:p w:rsidR="0022655C" w:rsidRDefault="0022655C">
                            <w:r>
                              <w:t>def n</w:t>
                            </w:r>
                            <w:r w:rsidRPr="0022655C">
                              <w:t>(self)</w:t>
                            </w:r>
                          </w:p>
                          <w:p w:rsidR="0022655C" w:rsidRDefault="0022655C">
                            <w:r>
                              <w:t>def h</w:t>
                            </w:r>
                            <w:r w:rsidRPr="0022655C">
                              <w:t>(self)</w:t>
                            </w:r>
                          </w:p>
                          <w:p w:rsidR="0022655C" w:rsidRDefault="0022655C" w:rsidP="0022655C">
                            <w:r>
                              <w:t>def ex</w:t>
                            </w:r>
                            <w:r w:rsidRPr="0022655C">
                              <w:t>(self)</w:t>
                            </w:r>
                          </w:p>
                          <w:p w:rsidR="0022655C" w:rsidRDefault="0022655C" w:rsidP="0022655C">
                            <w:r>
                              <w:t>def exit</w:t>
                            </w:r>
                            <w:r w:rsidRPr="0022655C">
                              <w:t>(self)</w:t>
                            </w:r>
                          </w:p>
                          <w:p w:rsidR="0022655C" w:rsidRDefault="0022655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1FF99" id="Text Box 38" o:spid="_x0000_s1030" type="#_x0000_t202" style="position:absolute;left:0;text-align:left;margin-left:65.85pt;margin-top:19.45pt;width:1in;height:325.5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" fillcolor="white [3201]" strokecolor="#4bacc6 [3208]" strokeweight="2pt">
                <v:textbox>
                  <w:txbxContent>
                    <w:p w:rsidR="0022655C" w:rsidRDefault="0022655C" w:rsidP="0022655C">
                      <w:pPr>
                        <w:jc w:val="center"/>
                      </w:pPr>
                      <w:r w:rsidRPr="0022655C">
                        <w:t>class startmenu()</w:t>
                      </w:r>
                    </w:p>
                    <w:p w:rsidR="0022655C" w:rsidRDefault="0022655C">
                      <w:r w:rsidRPr="0022655C">
                        <w:t>def __init__(self)</w:t>
                      </w:r>
                    </w:p>
                    <w:p w:rsidR="0022655C" w:rsidRDefault="0022655C">
                      <w:r w:rsidRPr="0022655C">
                        <w:t>def make_text(self, x, y, text, size=20, color = (0,0,0), a = False)</w:t>
                      </w:r>
                    </w:p>
                    <w:p w:rsidR="0022655C" w:rsidRDefault="0022655C">
                      <w:r w:rsidRPr="0022655C">
                        <w:t>def make_button(self, pos, text, color, action=None, textsize=20)</w:t>
                      </w:r>
                    </w:p>
                    <w:p w:rsidR="0022655C" w:rsidRDefault="0022655C">
                      <w:r w:rsidRPr="0022655C">
                        <w:t>def mainloop(self)</w:t>
                      </w:r>
                    </w:p>
                    <w:p w:rsidR="0022655C" w:rsidRDefault="0022655C">
                      <w:r w:rsidRPr="0022655C">
                        <w:t>def start(self)</w:t>
                      </w:r>
                    </w:p>
                    <w:p w:rsidR="0022655C" w:rsidRDefault="0022655C">
                      <w:r w:rsidRPr="0022655C">
                        <w:t>def start3(self)</w:t>
                      </w:r>
                    </w:p>
                    <w:p w:rsidR="0022655C" w:rsidRDefault="0022655C">
                      <w:r>
                        <w:t>def start4</w:t>
                      </w:r>
                      <w:r w:rsidRPr="0022655C">
                        <w:t>(self)</w:t>
                      </w:r>
                    </w:p>
                    <w:p w:rsidR="0022655C" w:rsidRDefault="0022655C">
                      <w:r>
                        <w:t>def e</w:t>
                      </w:r>
                      <w:r w:rsidRPr="0022655C">
                        <w:t>(self)</w:t>
                      </w:r>
                    </w:p>
                    <w:p w:rsidR="0022655C" w:rsidRDefault="0022655C">
                      <w:r>
                        <w:t>def n</w:t>
                      </w:r>
                      <w:r w:rsidRPr="0022655C">
                        <w:t>(self)</w:t>
                      </w:r>
                    </w:p>
                    <w:p w:rsidR="0022655C" w:rsidRDefault="0022655C">
                      <w:r>
                        <w:t>def h</w:t>
                      </w:r>
                      <w:r w:rsidRPr="0022655C">
                        <w:t>(self)</w:t>
                      </w:r>
                    </w:p>
                    <w:p w:rsidR="0022655C" w:rsidRDefault="0022655C" w:rsidP="0022655C">
                      <w:r>
                        <w:t>def ex</w:t>
                      </w:r>
                      <w:r w:rsidRPr="0022655C">
                        <w:t>(self)</w:t>
                      </w:r>
                    </w:p>
                    <w:p w:rsidR="0022655C" w:rsidRDefault="0022655C" w:rsidP="0022655C">
                      <w:r>
                        <w:t>def exit</w:t>
                      </w:r>
                      <w:r w:rsidRPr="0022655C">
                        <w:t>(self)</w:t>
                      </w:r>
                    </w:p>
                    <w:p w:rsidR="0022655C" w:rsidRDefault="0022655C"/>
                  </w:txbxContent>
                </v:textbox>
              </v:shape>
            </w:pict>
          </mc:Fallback>
        </mc:AlternateContent>
      </w:r>
    </w:p>
    <w:p w:rsidR="00172763" w:rsidRDefault="00B356D2" w:rsidP="00463761">
      <w:pPr>
        <w:jc w:val="center"/>
        <w:rPr>
          <w:sz w:val="24"/>
          <w:szCs w:val="24"/>
          <w:lang w:val="en-ID"/>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836092</wp:posOffset>
                </wp:positionH>
                <wp:positionV relativeFrom="paragraph">
                  <wp:posOffset>216981</wp:posOffset>
                </wp:positionV>
                <wp:extent cx="3896995" cy="0"/>
                <wp:effectExtent l="38100" t="38100" r="65405" b="95250"/>
                <wp:wrapNone/>
                <wp:docPr id="47" name="Straight Connector 47"/>
                <wp:cNvGraphicFramePr/>
                <a:graphic xmlns:a="http://schemas.openxmlformats.org/drawingml/2006/main">
                  <a:graphicData uri="http://schemas.microsoft.com/office/word/2010/wordprocessingShape">
                    <wps:wsp>
                      <wps:cNvCnPr/>
                      <wps:spPr>
                        <a:xfrm>
                          <a:off x="0" y="0"/>
                          <a:ext cx="389699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6E0F9007" id="Straight Connector 47"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85pt,17.1pt" to="372.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" strokecolor="#4bacc6 [3208]" strokeweight="2pt">
                <v:shadow on="t" color="black" opacity="24903f" origin=",.5" offset="0,.55556mm"/>
              </v:line>
            </w:pict>
          </mc:Fallback>
        </mc:AlternateContent>
      </w:r>
    </w:p>
    <w:p w:rsidR="00172763" w:rsidRDefault="00172763" w:rsidP="00463761">
      <w:pPr>
        <w:jc w:val="center"/>
        <w:rPr>
          <w:sz w:val="24"/>
          <w:szCs w:val="24"/>
          <w:lang w:val="en-ID"/>
        </w:rPr>
      </w:pPr>
    </w:p>
    <w:p w:rsidR="00C978A5" w:rsidRDefault="00C978A5">
      <w:pPr>
        <w:rPr>
          <w:sz w:val="24"/>
          <w:szCs w:val="24"/>
          <w:lang w:val="en-ID"/>
        </w:rPr>
      </w:pPr>
      <w:r>
        <w:rPr>
          <w:sz w:val="24"/>
          <w:szCs w:val="24"/>
          <w:lang w:val="en-ID"/>
        </w:rPr>
        <w:br w:type="page"/>
      </w:r>
    </w:p>
    <w:p w:rsidR="00B356D2" w:rsidRPr="002D463F" w:rsidRDefault="00B356D2" w:rsidP="002D463F">
      <w:pPr>
        <w:jc w:val="center"/>
        <w:rPr>
          <w:rFonts w:ascii="Times New Roman" w:hAnsi="Times New Roman" w:cs="Times New Roman"/>
          <w:b/>
          <w:sz w:val="24"/>
        </w:rPr>
      </w:pPr>
      <w:r w:rsidRPr="002D463F">
        <w:rPr>
          <w:rFonts w:ascii="Times New Roman" w:hAnsi="Times New Roman" w:cs="Times New Roman"/>
          <w:b/>
          <w:sz w:val="24"/>
        </w:rPr>
        <w:lastRenderedPageBreak/>
        <w:t>class snake()</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sz w:val="24"/>
        </w:rPr>
        <w:t>untuk mengatur pergerakan snake</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right(self):</w:t>
      </w:r>
      <w:r w:rsidRPr="002D463F">
        <w:rPr>
          <w:rFonts w:ascii="Times New Roman" w:hAnsi="Times New Roman" w:cs="Times New Roman"/>
          <w:sz w:val="24"/>
        </w:rPr>
        <w:t xml:space="preserve"> untuk mengatur snake agar bergerak ke kanan</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left(self):</w:t>
      </w:r>
      <w:r w:rsidRPr="002D463F">
        <w:rPr>
          <w:rFonts w:ascii="Times New Roman" w:hAnsi="Times New Roman" w:cs="Times New Roman"/>
          <w:sz w:val="24"/>
        </w:rPr>
        <w:t xml:space="preserve"> untuk mengatur snake agar bergerak ke kiri</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up(self):</w:t>
      </w:r>
      <w:r w:rsidRPr="002D463F">
        <w:rPr>
          <w:rFonts w:ascii="Times New Roman" w:hAnsi="Times New Roman" w:cs="Times New Roman"/>
          <w:sz w:val="24"/>
        </w:rPr>
        <w:t xml:space="preserve"> untuk mengatur snake agar bergerak ke atas</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down(self):</w:t>
      </w:r>
      <w:r w:rsidRPr="002D463F">
        <w:rPr>
          <w:rFonts w:ascii="Times New Roman" w:hAnsi="Times New Roman" w:cs="Times New Roman"/>
          <w:sz w:val="24"/>
        </w:rPr>
        <w:t xml:space="preserve"> untuk mengatur snake agar bergerak ke bawah</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update(self):</w:t>
      </w:r>
      <w:r w:rsidRPr="002D463F">
        <w:rPr>
          <w:rFonts w:ascii="Times New Roman" w:hAnsi="Times New Roman" w:cs="Times New Roman"/>
          <w:sz w:val="24"/>
        </w:rPr>
        <w:t xml:space="preserve"> untuk meng update snake ketika memakan apple</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check_collisions(self, x):</w:t>
      </w:r>
      <w:r w:rsidRPr="002D463F">
        <w:rPr>
          <w:rFonts w:ascii="Times New Roman" w:hAnsi="Times New Roman" w:cs="Times New Roman"/>
          <w:sz w:val="24"/>
        </w:rPr>
        <w:t xml:space="preserve"> untuk mengecek tabrakan dengan dinding</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check_apple(self,x):</w:t>
      </w:r>
      <w:r w:rsidRPr="002D463F">
        <w:rPr>
          <w:rFonts w:ascii="Times New Roman" w:hAnsi="Times New Roman" w:cs="Times New Roman"/>
          <w:sz w:val="24"/>
        </w:rPr>
        <w:t xml:space="preserve"> untuk mengecek apel</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check_collisions2(self,x):</w:t>
      </w:r>
      <w:r w:rsidRPr="002D463F">
        <w:rPr>
          <w:rFonts w:ascii="Times New Roman" w:hAnsi="Times New Roman" w:cs="Times New Roman"/>
          <w:sz w:val="24"/>
        </w:rPr>
        <w:t xml:space="preserve"> untuk mengecek tabrakan dengan dinding</w:t>
      </w:r>
    </w:p>
    <w:p w:rsidR="00B356D2" w:rsidRPr="002D463F" w:rsidRDefault="00B356D2" w:rsidP="00B356D2">
      <w:pPr>
        <w:rPr>
          <w:rFonts w:ascii="Times New Roman" w:hAnsi="Times New Roman" w:cs="Times New Roman"/>
          <w:sz w:val="24"/>
        </w:rPr>
      </w:pPr>
      <w:r w:rsidRPr="002D463F">
        <w:rPr>
          <w:rFonts w:ascii="Times New Roman" w:hAnsi="Times New Roman" w:cs="Times New Roman"/>
          <w:b/>
          <w:sz w:val="24"/>
        </w:rPr>
        <w:t>def add_apple(self):</w:t>
      </w:r>
      <w:r w:rsidRPr="002D463F">
        <w:rPr>
          <w:rFonts w:ascii="Times New Roman" w:hAnsi="Times New Roman" w:cs="Times New Roman"/>
          <w:sz w:val="24"/>
        </w:rPr>
        <w:t xml:space="preserve"> untuk menambahkan apel</w:t>
      </w:r>
    </w:p>
    <w:p w:rsidR="002D463F" w:rsidRPr="002D463F" w:rsidRDefault="002D463F" w:rsidP="002D463F">
      <w:pPr>
        <w:jc w:val="center"/>
        <w:rPr>
          <w:rFonts w:ascii="Times New Roman" w:hAnsi="Times New Roman" w:cs="Times New Roman"/>
          <w:b/>
          <w:sz w:val="24"/>
        </w:rPr>
      </w:pPr>
      <w:r w:rsidRPr="002D463F">
        <w:rPr>
          <w:rFonts w:ascii="Times New Roman" w:hAnsi="Times New Roman" w:cs="Times New Roman"/>
          <w:b/>
          <w:sz w:val="24"/>
        </w:rPr>
        <w:t>class apple()</w:t>
      </w:r>
    </w:p>
    <w:p w:rsidR="002D463F" w:rsidRPr="002D463F" w:rsidRDefault="002D463F" w:rsidP="00B356D2">
      <w:pPr>
        <w:rPr>
          <w:rFonts w:ascii="Times New Roman" w:hAnsi="Times New Roman" w:cs="Times New Roman"/>
          <w:sz w:val="24"/>
        </w:rPr>
      </w:pPr>
      <w:r w:rsidRPr="002D463F">
        <w:rPr>
          <w:rFonts w:ascii="Times New Roman" w:hAnsi="Times New Roman" w:cs="Times New Roman"/>
          <w:sz w:val="24"/>
        </w:rPr>
        <w:t>untuk mengatur tampilan apel dan posisi apel yang muncul secara bergantian.</w:t>
      </w:r>
    </w:p>
    <w:p w:rsidR="002D463F" w:rsidRPr="002D463F" w:rsidRDefault="002D463F" w:rsidP="002D463F">
      <w:pPr>
        <w:jc w:val="center"/>
        <w:rPr>
          <w:rFonts w:ascii="Times New Roman" w:hAnsi="Times New Roman" w:cs="Times New Roman"/>
          <w:b/>
          <w:sz w:val="24"/>
        </w:rPr>
      </w:pPr>
      <w:r w:rsidRPr="002D463F">
        <w:rPr>
          <w:rFonts w:ascii="Times New Roman" w:hAnsi="Times New Roman" w:cs="Times New Roman"/>
          <w:b/>
          <w:sz w:val="24"/>
        </w:rPr>
        <w:t>class game()</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t>def over(self):</w:t>
      </w:r>
      <w:r>
        <w:rPr>
          <w:rFonts w:ascii="Times New Roman" w:hAnsi="Times New Roman" w:cs="Times New Roman"/>
          <w:b/>
          <w:sz w:val="24"/>
        </w:rPr>
        <w:t xml:space="preserve"> </w:t>
      </w:r>
      <w:r>
        <w:rPr>
          <w:rFonts w:ascii="Times New Roman" w:hAnsi="Times New Roman" w:cs="Times New Roman"/>
          <w:sz w:val="24"/>
        </w:rPr>
        <w:t>untuk mengtur game over, ketika menyentuh dinding dan tubuh sendiri</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make_button(self, pos, text, color, action=None, textsize=20)</w:t>
      </w:r>
      <w:r>
        <w:rPr>
          <w:rFonts w:ascii="Times New Roman" w:hAnsi="Times New Roman" w:cs="Times New Roman"/>
          <w:b/>
          <w:sz w:val="24"/>
        </w:rPr>
        <w:t>:</w:t>
      </w:r>
      <w:r w:rsidRPr="002D463F">
        <w:rPr>
          <w:rFonts w:ascii="Times New Roman" w:hAnsi="Times New Roman" w:cs="Times New Roman"/>
          <w:sz w:val="24"/>
        </w:rPr>
        <w:t xml:space="preserve"> membuat tombol</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t>def reset(self)</w:t>
      </w:r>
      <w:r>
        <w:rPr>
          <w:rFonts w:ascii="Times New Roman" w:hAnsi="Times New Roman" w:cs="Times New Roman"/>
          <w:b/>
          <w:sz w:val="24"/>
        </w:rPr>
        <w:t xml:space="preserve">: </w:t>
      </w:r>
      <w:r>
        <w:rPr>
          <w:rFonts w:ascii="Times New Roman" w:hAnsi="Times New Roman" w:cs="Times New Roman"/>
          <w:sz w:val="24"/>
        </w:rPr>
        <w:t>untuk mereset</w:t>
      </w:r>
    </w:p>
    <w:p w:rsidR="002D463F" w:rsidRDefault="002D463F" w:rsidP="002D463F">
      <w:pPr>
        <w:rPr>
          <w:rFonts w:ascii="Times New Roman" w:hAnsi="Times New Roman" w:cs="Times New Roman"/>
          <w:sz w:val="24"/>
        </w:rPr>
      </w:pPr>
      <w:r w:rsidRPr="002D463F">
        <w:rPr>
          <w:rFonts w:ascii="Times New Roman" w:hAnsi="Times New Roman" w:cs="Times New Roman"/>
          <w:b/>
          <w:sz w:val="24"/>
        </w:rPr>
        <w:t>def loop(self)</w:t>
      </w:r>
      <w:r>
        <w:rPr>
          <w:rFonts w:ascii="Times New Roman" w:hAnsi="Times New Roman" w:cs="Times New Roman"/>
          <w:b/>
          <w:sz w:val="24"/>
        </w:rPr>
        <w:t>:</w:t>
      </w:r>
      <w:r w:rsidRPr="002D463F">
        <w:rPr>
          <w:rFonts w:ascii="Times New Roman" w:hAnsi="Times New Roman" w:cs="Times New Roman"/>
          <w:sz w:val="24"/>
        </w:rPr>
        <w:t xml:space="preserve"> melooping</w:t>
      </w:r>
    </w:p>
    <w:p w:rsidR="002D463F" w:rsidRPr="002D463F" w:rsidRDefault="002D463F" w:rsidP="002D463F">
      <w:pPr>
        <w:jc w:val="center"/>
        <w:rPr>
          <w:rFonts w:ascii="Times New Roman" w:hAnsi="Times New Roman" w:cs="Times New Roman"/>
          <w:b/>
          <w:sz w:val="24"/>
        </w:rPr>
      </w:pPr>
      <w:r w:rsidRPr="002D463F">
        <w:rPr>
          <w:rFonts w:ascii="Times New Roman" w:hAnsi="Times New Roman" w:cs="Times New Roman"/>
          <w:b/>
          <w:sz w:val="24"/>
        </w:rPr>
        <w:t>class startmenu()</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t>def make_text(self, x, y, text, size=20, color = (0,0,0), a = False)</w:t>
      </w:r>
      <w:r>
        <w:rPr>
          <w:rFonts w:ascii="Times New Roman" w:hAnsi="Times New Roman" w:cs="Times New Roman"/>
          <w:b/>
          <w:sz w:val="24"/>
        </w:rPr>
        <w:t xml:space="preserve">: </w:t>
      </w:r>
      <w:r>
        <w:rPr>
          <w:rFonts w:ascii="Times New Roman" w:hAnsi="Times New Roman" w:cs="Times New Roman"/>
          <w:sz w:val="24"/>
        </w:rPr>
        <w:t>membuat text</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t>def make_button(self, pos, text, color, action=None, textsize=20)</w:t>
      </w:r>
      <w:r>
        <w:rPr>
          <w:rFonts w:ascii="Times New Roman" w:hAnsi="Times New Roman" w:cs="Times New Roman"/>
          <w:b/>
          <w:sz w:val="24"/>
        </w:rPr>
        <w:t xml:space="preserve">: </w:t>
      </w:r>
      <w:r>
        <w:rPr>
          <w:rFonts w:ascii="Times New Roman" w:hAnsi="Times New Roman" w:cs="Times New Roman"/>
          <w:sz w:val="24"/>
        </w:rPr>
        <w:t>membuat tombol</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t>def start(self)</w:t>
      </w:r>
      <w:r>
        <w:rPr>
          <w:rFonts w:ascii="Times New Roman" w:hAnsi="Times New Roman" w:cs="Times New Roman"/>
          <w:b/>
          <w:sz w:val="24"/>
        </w:rPr>
        <w:t xml:space="preserve">: </w:t>
      </w:r>
      <w:r>
        <w:rPr>
          <w:rFonts w:ascii="Times New Roman" w:hAnsi="Times New Roman" w:cs="Times New Roman"/>
          <w:sz w:val="24"/>
        </w:rPr>
        <w:t>mengatur posisi tombol mulai</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start3(self)</w:t>
      </w:r>
      <w:r>
        <w:rPr>
          <w:rFonts w:ascii="Times New Roman" w:hAnsi="Times New Roman" w:cs="Times New Roman"/>
          <w:b/>
          <w:sz w:val="24"/>
        </w:rPr>
        <w:t>:</w:t>
      </w:r>
      <w:r w:rsidRPr="002D463F">
        <w:rPr>
          <w:rFonts w:ascii="Times New Roman" w:hAnsi="Times New Roman" w:cs="Times New Roman"/>
          <w:sz w:val="24"/>
        </w:rPr>
        <w:t xml:space="preserve"> </w:t>
      </w:r>
      <w:r>
        <w:rPr>
          <w:rFonts w:ascii="Times New Roman" w:hAnsi="Times New Roman" w:cs="Times New Roman"/>
          <w:sz w:val="24"/>
        </w:rPr>
        <w:t>mengatur posisi tombol mulai</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start4(self)</w:t>
      </w:r>
      <w:r>
        <w:rPr>
          <w:rFonts w:ascii="Times New Roman" w:hAnsi="Times New Roman" w:cs="Times New Roman"/>
          <w:b/>
          <w:sz w:val="24"/>
        </w:rPr>
        <w:t>:</w:t>
      </w:r>
      <w:r w:rsidRPr="002D463F">
        <w:rPr>
          <w:rFonts w:ascii="Times New Roman" w:hAnsi="Times New Roman" w:cs="Times New Roman"/>
          <w:sz w:val="24"/>
        </w:rPr>
        <w:t xml:space="preserve"> </w:t>
      </w:r>
      <w:r>
        <w:rPr>
          <w:rFonts w:ascii="Times New Roman" w:hAnsi="Times New Roman" w:cs="Times New Roman"/>
          <w:sz w:val="24"/>
        </w:rPr>
        <w:t>mengatur posisi tombol mulai</w:t>
      </w:r>
    </w:p>
    <w:p w:rsidR="002D463F" w:rsidRPr="002D463F" w:rsidRDefault="002D463F" w:rsidP="002D463F">
      <w:pPr>
        <w:rPr>
          <w:rFonts w:ascii="Times New Roman" w:hAnsi="Times New Roman" w:cs="Times New Roman"/>
          <w:sz w:val="24"/>
        </w:rPr>
      </w:pPr>
      <w:r w:rsidRPr="002D463F">
        <w:rPr>
          <w:rFonts w:ascii="Times New Roman" w:hAnsi="Times New Roman" w:cs="Times New Roman"/>
          <w:b/>
          <w:sz w:val="24"/>
        </w:rPr>
        <w:lastRenderedPageBreak/>
        <w:t>def e(self)</w:t>
      </w:r>
      <w:r>
        <w:rPr>
          <w:rFonts w:ascii="Times New Roman" w:hAnsi="Times New Roman" w:cs="Times New Roman"/>
          <w:b/>
          <w:sz w:val="24"/>
        </w:rPr>
        <w:t>: a</w:t>
      </w:r>
      <w:r>
        <w:rPr>
          <w:rFonts w:ascii="Times New Roman" w:hAnsi="Times New Roman" w:cs="Times New Roman"/>
          <w:sz w:val="24"/>
        </w:rPr>
        <w:t>ction untuk memulai dengan aturan tertentu</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n(self)</w:t>
      </w:r>
      <w:r>
        <w:rPr>
          <w:rFonts w:ascii="Times New Roman" w:hAnsi="Times New Roman" w:cs="Times New Roman"/>
          <w:b/>
          <w:sz w:val="24"/>
        </w:rPr>
        <w:t>:</w:t>
      </w:r>
      <w:r w:rsidRPr="002D463F">
        <w:rPr>
          <w:rFonts w:ascii="Times New Roman" w:hAnsi="Times New Roman" w:cs="Times New Roman"/>
          <w:b/>
          <w:sz w:val="24"/>
        </w:rPr>
        <w:t xml:space="preserve"> </w:t>
      </w:r>
      <w:r>
        <w:rPr>
          <w:rFonts w:ascii="Times New Roman" w:hAnsi="Times New Roman" w:cs="Times New Roman"/>
          <w:b/>
          <w:sz w:val="24"/>
        </w:rPr>
        <w:t>a</w:t>
      </w:r>
      <w:r>
        <w:rPr>
          <w:rFonts w:ascii="Times New Roman" w:hAnsi="Times New Roman" w:cs="Times New Roman"/>
          <w:sz w:val="24"/>
        </w:rPr>
        <w:t>ction untuk memulai dengan aturan tertentu</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h(self)</w:t>
      </w:r>
      <w:r>
        <w:rPr>
          <w:rFonts w:ascii="Times New Roman" w:hAnsi="Times New Roman" w:cs="Times New Roman"/>
          <w:b/>
          <w:sz w:val="24"/>
        </w:rPr>
        <w:t>:</w:t>
      </w:r>
      <w:r w:rsidRPr="002D463F">
        <w:rPr>
          <w:rFonts w:ascii="Times New Roman" w:hAnsi="Times New Roman" w:cs="Times New Roman"/>
          <w:b/>
          <w:sz w:val="24"/>
        </w:rPr>
        <w:t xml:space="preserve"> </w:t>
      </w:r>
      <w:r>
        <w:rPr>
          <w:rFonts w:ascii="Times New Roman" w:hAnsi="Times New Roman" w:cs="Times New Roman"/>
          <w:b/>
          <w:sz w:val="24"/>
        </w:rPr>
        <w:t>a</w:t>
      </w:r>
      <w:r>
        <w:rPr>
          <w:rFonts w:ascii="Times New Roman" w:hAnsi="Times New Roman" w:cs="Times New Roman"/>
          <w:sz w:val="24"/>
        </w:rPr>
        <w:t>ction untuk memulai dengan aturan tertentu</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ex(self)</w:t>
      </w:r>
      <w:r>
        <w:rPr>
          <w:rFonts w:ascii="Times New Roman" w:hAnsi="Times New Roman" w:cs="Times New Roman"/>
          <w:b/>
          <w:sz w:val="24"/>
        </w:rPr>
        <w:t>:</w:t>
      </w:r>
      <w:r w:rsidRPr="002D463F">
        <w:rPr>
          <w:rFonts w:ascii="Times New Roman" w:hAnsi="Times New Roman" w:cs="Times New Roman"/>
          <w:b/>
          <w:sz w:val="24"/>
        </w:rPr>
        <w:t xml:space="preserve"> </w:t>
      </w:r>
      <w:r>
        <w:rPr>
          <w:rFonts w:ascii="Times New Roman" w:hAnsi="Times New Roman" w:cs="Times New Roman"/>
          <w:b/>
          <w:sz w:val="24"/>
        </w:rPr>
        <w:t>a</w:t>
      </w:r>
      <w:r>
        <w:rPr>
          <w:rFonts w:ascii="Times New Roman" w:hAnsi="Times New Roman" w:cs="Times New Roman"/>
          <w:sz w:val="24"/>
        </w:rPr>
        <w:t>ction untuk memulai dengan aturan tertentu</w:t>
      </w:r>
    </w:p>
    <w:p w:rsidR="002D463F" w:rsidRPr="002D463F" w:rsidRDefault="002D463F" w:rsidP="002D463F">
      <w:pPr>
        <w:rPr>
          <w:rFonts w:ascii="Times New Roman" w:hAnsi="Times New Roman" w:cs="Times New Roman"/>
          <w:b/>
          <w:sz w:val="24"/>
        </w:rPr>
      </w:pPr>
      <w:r w:rsidRPr="002D463F">
        <w:rPr>
          <w:rFonts w:ascii="Times New Roman" w:hAnsi="Times New Roman" w:cs="Times New Roman"/>
          <w:b/>
          <w:sz w:val="24"/>
        </w:rPr>
        <w:t>def exit(self)</w:t>
      </w:r>
      <w:r>
        <w:rPr>
          <w:rFonts w:ascii="Times New Roman" w:hAnsi="Times New Roman" w:cs="Times New Roman"/>
          <w:b/>
          <w:sz w:val="24"/>
        </w:rPr>
        <w:t>: a</w:t>
      </w:r>
      <w:r>
        <w:rPr>
          <w:rFonts w:ascii="Times New Roman" w:hAnsi="Times New Roman" w:cs="Times New Roman"/>
          <w:sz w:val="24"/>
        </w:rPr>
        <w:t>ction untuk tombol keluar</w:t>
      </w:r>
    </w:p>
    <w:p w:rsidR="002D463F" w:rsidRDefault="002D463F" w:rsidP="002D463F">
      <w:pPr>
        <w:jc w:val="center"/>
        <w:rPr>
          <w:rFonts w:ascii="Times New Roman" w:hAnsi="Times New Roman" w:cs="Times New Roman"/>
          <w:b/>
          <w:sz w:val="24"/>
        </w:rPr>
      </w:pPr>
      <w:r>
        <w:rPr>
          <w:rFonts w:ascii="Times New Roman" w:hAnsi="Times New Roman" w:cs="Times New Roman"/>
          <w:b/>
          <w:sz w:val="24"/>
        </w:rPr>
        <w:t>KONSEP OOP</w:t>
      </w:r>
    </w:p>
    <w:p w:rsidR="002D463F" w:rsidRDefault="002D463F" w:rsidP="002D463F">
      <w:pPr>
        <w:rPr>
          <w:rFonts w:ascii="Times New Roman" w:hAnsi="Times New Roman" w:cs="Times New Roman"/>
          <w:b/>
          <w:sz w:val="24"/>
        </w:rPr>
      </w:pPr>
      <w:r>
        <w:rPr>
          <w:rFonts w:ascii="Times New Roman" w:hAnsi="Times New Roman" w:cs="Times New Roman"/>
          <w:b/>
          <w:sz w:val="24"/>
        </w:rPr>
        <w:t>INHERITANCE :</w:t>
      </w:r>
      <w:r w:rsidR="00A556D0">
        <w:rPr>
          <w:rFonts w:ascii="Times New Roman" w:hAnsi="Times New Roman" w:cs="Times New Roman"/>
          <w:b/>
          <w:sz w:val="24"/>
        </w:rPr>
        <w:t xml:space="preserve"> -</w:t>
      </w:r>
    </w:p>
    <w:p w:rsidR="00A556D0" w:rsidRPr="00FC398F" w:rsidRDefault="00FC398F" w:rsidP="002D463F">
      <w:pPr>
        <w:rPr>
          <w:rFonts w:ascii="Times New Roman" w:hAnsi="Times New Roman" w:cs="Times New Roman"/>
          <w:sz w:val="24"/>
        </w:rPr>
      </w:pPr>
      <w:r>
        <w:rPr>
          <w:rFonts w:ascii="Times New Roman" w:hAnsi="Times New Roman" w:cs="Times New Roman"/>
          <w:b/>
          <w:sz w:val="24"/>
        </w:rPr>
        <w:t>POLYMORPHISM:</w:t>
      </w:r>
      <w:r>
        <w:rPr>
          <w:rFonts w:ascii="Times New Roman" w:hAnsi="Times New Roman" w:cs="Times New Roman"/>
          <w:sz w:val="24"/>
        </w:rPr>
        <w:t xml:space="preserve"> memiliki nama fungsi yang sama dalam dua class yang berbeda</w:t>
      </w:r>
    </w:p>
    <w:p w:rsidR="00A556D0" w:rsidRDefault="00A556D0" w:rsidP="00A556D0">
      <w:pPr>
        <w:rPr>
          <w:rFonts w:ascii="Times New Roman" w:hAnsi="Times New Roman" w:cs="Times New Roman"/>
          <w:sz w:val="24"/>
        </w:rPr>
      </w:pPr>
      <w:r>
        <w:rPr>
          <w:rFonts w:ascii="Times New Roman" w:hAnsi="Times New Roman" w:cs="Times New Roman"/>
          <w:sz w:val="24"/>
        </w:rPr>
        <w:t>Ex :</w:t>
      </w:r>
    </w:p>
    <w:p w:rsidR="00A556D0" w:rsidRPr="0022655C" w:rsidRDefault="00A556D0" w:rsidP="00A556D0">
      <w:pPr>
        <w:rPr>
          <w:sz w:val="24"/>
        </w:rPr>
      </w:pPr>
      <w:r>
        <w:rPr>
          <w:rFonts w:ascii="Times New Roman" w:hAnsi="Times New Roman" w:cs="Times New Roman"/>
          <w:sz w:val="24"/>
        </w:rPr>
        <w:t xml:space="preserve"> </w:t>
      </w:r>
      <w:r w:rsidRPr="0022655C">
        <w:rPr>
          <w:sz w:val="24"/>
        </w:rPr>
        <w:t>class game()</w:t>
      </w:r>
    </w:p>
    <w:p w:rsidR="00A556D0" w:rsidRDefault="00A556D0" w:rsidP="00A556D0">
      <w:pPr>
        <w:ind w:firstLine="720"/>
        <w:rPr>
          <w:rFonts w:ascii="Times New Roman" w:hAnsi="Times New Roman" w:cs="Times New Roman"/>
          <w:sz w:val="24"/>
        </w:rPr>
      </w:pPr>
      <w:r w:rsidRPr="0022655C">
        <w:rPr>
          <w:sz w:val="24"/>
        </w:rPr>
        <w:t>def make_button(self, pos, text, color,</w:t>
      </w:r>
      <w:r w:rsidRPr="00A556D0">
        <w:rPr>
          <w:rFonts w:ascii="Times New Roman" w:hAnsi="Times New Roman" w:cs="Times New Roman"/>
          <w:b/>
          <w:sz w:val="24"/>
        </w:rPr>
        <w:t xml:space="preserve"> </w:t>
      </w:r>
      <w:r w:rsidRPr="00A556D0">
        <w:rPr>
          <w:rFonts w:ascii="Times New Roman" w:hAnsi="Times New Roman" w:cs="Times New Roman"/>
          <w:sz w:val="24"/>
        </w:rPr>
        <w:t>action=None, textsize=20):</w:t>
      </w:r>
    </w:p>
    <w:p w:rsidR="00A556D0" w:rsidRPr="00A556D0" w:rsidRDefault="00A556D0" w:rsidP="00A556D0">
      <w:pPr>
        <w:tabs>
          <w:tab w:val="center" w:pos="3969"/>
          <w:tab w:val="left" w:pos="5346"/>
        </w:tabs>
        <w:rPr>
          <w:rFonts w:ascii="Times New Roman" w:hAnsi="Times New Roman" w:cs="Times New Roman"/>
          <w:sz w:val="24"/>
        </w:rPr>
      </w:pPr>
      <w:r w:rsidRPr="00A556D0">
        <w:rPr>
          <w:rFonts w:ascii="Times New Roman" w:hAnsi="Times New Roman" w:cs="Times New Roman"/>
          <w:sz w:val="24"/>
        </w:rPr>
        <w:t>class startmenu()</w:t>
      </w:r>
      <w:r w:rsidRPr="00A556D0">
        <w:rPr>
          <w:rFonts w:ascii="Times New Roman" w:hAnsi="Times New Roman" w:cs="Times New Roman"/>
          <w:sz w:val="24"/>
        </w:rPr>
        <w:tab/>
      </w:r>
    </w:p>
    <w:p w:rsidR="00A556D0" w:rsidRPr="00A556D0" w:rsidRDefault="00A556D0" w:rsidP="00A556D0">
      <w:pPr>
        <w:ind w:firstLine="720"/>
        <w:rPr>
          <w:rFonts w:ascii="Times New Roman" w:hAnsi="Times New Roman" w:cs="Times New Roman"/>
          <w:sz w:val="24"/>
        </w:rPr>
      </w:pPr>
      <w:r w:rsidRPr="00A556D0">
        <w:rPr>
          <w:rFonts w:ascii="Times New Roman" w:hAnsi="Times New Roman" w:cs="Times New Roman"/>
          <w:sz w:val="24"/>
        </w:rPr>
        <w:t>def make_button(self, pos, text, color, action=None, textsize=20):</w:t>
      </w:r>
    </w:p>
    <w:p w:rsidR="00A556D0" w:rsidRDefault="00FC398F" w:rsidP="00A556D0">
      <w:pPr>
        <w:rPr>
          <w:rFonts w:ascii="Times New Roman" w:hAnsi="Times New Roman" w:cs="Times New Roman"/>
          <w:b/>
          <w:sz w:val="24"/>
        </w:rPr>
      </w:pPr>
      <w:r>
        <w:rPr>
          <w:rFonts w:ascii="Times New Roman" w:hAnsi="Times New Roman" w:cs="Times New Roman"/>
          <w:b/>
          <w:sz w:val="24"/>
        </w:rPr>
        <w:t>OVERLOADING: -</w:t>
      </w:r>
    </w:p>
    <w:p w:rsidR="00FC398F" w:rsidRPr="00FC398F" w:rsidRDefault="00FC398F" w:rsidP="00A556D0">
      <w:pPr>
        <w:rPr>
          <w:rFonts w:ascii="Times New Roman" w:hAnsi="Times New Roman" w:cs="Times New Roman"/>
          <w:b/>
          <w:sz w:val="24"/>
        </w:rPr>
      </w:pPr>
      <w:r>
        <w:rPr>
          <w:rFonts w:ascii="Times New Roman" w:hAnsi="Times New Roman" w:cs="Times New Roman"/>
          <w:b/>
          <w:sz w:val="24"/>
        </w:rPr>
        <w:t>ENCAPSULATION: -</w:t>
      </w:r>
    </w:p>
    <w:p w:rsidR="002D463F" w:rsidRPr="00C978A5" w:rsidRDefault="002D463F" w:rsidP="00B356D2">
      <w:pPr>
        <w:rPr>
          <w:sz w:val="24"/>
        </w:rPr>
      </w:pPr>
    </w:p>
    <w:p w:rsidR="00B356D2" w:rsidRPr="00B356D2" w:rsidRDefault="00B356D2" w:rsidP="00B356D2">
      <w:pPr>
        <w:rPr>
          <w:rFonts w:ascii="Times New Roman" w:hAnsi="Times New Roman" w:cs="Times New Roman"/>
          <w:sz w:val="24"/>
        </w:rPr>
      </w:pPr>
    </w:p>
    <w:p w:rsidR="0022655C" w:rsidRDefault="0022655C" w:rsidP="00B356D2">
      <w:pPr>
        <w:jc w:val="both"/>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463761" w:rsidRDefault="00463761" w:rsidP="00463761">
      <w:pPr>
        <w:jc w:val="center"/>
        <w:rPr>
          <w:rFonts w:ascii="Times New Roman" w:hAnsi="Times New Roman" w:cs="Times New Roman"/>
          <w:sz w:val="24"/>
          <w:szCs w:val="24"/>
          <w:lang w:val="en-ID"/>
        </w:rPr>
      </w:pPr>
      <w:r w:rsidRPr="00463761">
        <w:rPr>
          <w:rFonts w:ascii="Times New Roman" w:hAnsi="Times New Roman" w:cs="Times New Roman"/>
          <w:sz w:val="24"/>
          <w:szCs w:val="24"/>
          <w:lang w:val="en-ID"/>
        </w:rPr>
        <w:lastRenderedPageBreak/>
        <w:t>DAFTAR PUSTAKA</w:t>
      </w:r>
    </w:p>
    <w:p w:rsidR="00463761" w:rsidRDefault="00463761" w:rsidP="00463761">
      <w:pPr>
        <w:rPr>
          <w:rFonts w:ascii="Times New Roman" w:hAnsi="Times New Roman" w:cs="Times New Roman"/>
          <w:sz w:val="24"/>
          <w:szCs w:val="24"/>
          <w:lang w:val="en-ID"/>
        </w:rPr>
      </w:pPr>
      <w:r>
        <w:rPr>
          <w:rFonts w:ascii="Times New Roman" w:hAnsi="Times New Roman" w:cs="Times New Roman"/>
          <w:sz w:val="24"/>
          <w:szCs w:val="24"/>
          <w:lang w:val="en-ID"/>
        </w:rPr>
        <w:t xml:space="preserve">PYGAME : </w:t>
      </w:r>
      <w:hyperlink r:id="rId54" w:history="1">
        <w:r w:rsidRPr="00D40E36">
          <w:rPr>
            <w:rStyle w:val="Hyperlink"/>
            <w:rFonts w:ascii="Times New Roman" w:hAnsi="Times New Roman" w:cs="Times New Roman"/>
            <w:sz w:val="24"/>
            <w:szCs w:val="24"/>
            <w:lang w:val="en-ID"/>
          </w:rPr>
          <w:t>www.pygame.org</w:t>
        </w:r>
      </w:hyperlink>
    </w:p>
    <w:p w:rsidR="00FB438F" w:rsidRDefault="0069066E" w:rsidP="00FB438F">
      <w:pPr>
        <w:ind w:left="1200"/>
        <w:rPr>
          <w:rFonts w:ascii="Times New Roman" w:hAnsi="Times New Roman" w:cs="Times New Roman"/>
          <w:sz w:val="24"/>
          <w:szCs w:val="24"/>
          <w:lang w:val="en-ID"/>
        </w:rPr>
      </w:pPr>
      <w:hyperlink r:id="rId55" w:history="1">
        <w:r w:rsidR="00833309" w:rsidRPr="00D40E36">
          <w:rPr>
            <w:rStyle w:val="Hyperlink"/>
            <w:rFonts w:ascii="Times New Roman" w:hAnsi="Times New Roman" w:cs="Times New Roman"/>
            <w:sz w:val="24"/>
            <w:szCs w:val="24"/>
            <w:lang w:val="en-ID"/>
          </w:rPr>
          <w:t>https://hackernoon.com/50-popular-python-open-source-projects-on-github-in-2018-c750f9bf56a0</w:t>
        </w:r>
      </w:hyperlink>
      <w:r w:rsidR="00833309">
        <w:rPr>
          <w:rFonts w:ascii="Times New Roman" w:hAnsi="Times New Roman" w:cs="Times New Roman"/>
          <w:sz w:val="24"/>
          <w:szCs w:val="24"/>
          <w:lang w:val="en-ID"/>
        </w:rPr>
        <w:t xml:space="preserve">       </w:t>
      </w:r>
      <w:hyperlink r:id="rId56" w:history="1">
        <w:r w:rsidR="00FB438F" w:rsidRPr="00D40E36">
          <w:rPr>
            <w:rStyle w:val="Hyperlink"/>
            <w:rFonts w:ascii="Times New Roman" w:hAnsi="Times New Roman" w:cs="Times New Roman"/>
            <w:sz w:val="24"/>
            <w:szCs w:val="24"/>
            <w:lang w:val="en-ID"/>
          </w:rPr>
          <w:t>http://programarcadegames.com/index.php?lang=en&amp;chapter=introduction_to_sprites</w:t>
        </w:r>
      </w:hyperlink>
      <w:r w:rsidR="00833309">
        <w:rPr>
          <w:rFonts w:ascii="Times New Roman" w:hAnsi="Times New Roman" w:cs="Times New Roman"/>
          <w:sz w:val="24"/>
          <w:szCs w:val="24"/>
          <w:lang w:val="en-ID"/>
        </w:rPr>
        <w:t xml:space="preserve"> </w:t>
      </w:r>
    </w:p>
    <w:p w:rsidR="00833309" w:rsidRDefault="00FB438F" w:rsidP="00833309">
      <w:pPr>
        <w:ind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57" w:history="1">
        <w:r w:rsidR="00833309" w:rsidRPr="00D40E36">
          <w:rPr>
            <w:rStyle w:val="Hyperlink"/>
            <w:rFonts w:ascii="Times New Roman" w:hAnsi="Times New Roman" w:cs="Times New Roman"/>
            <w:sz w:val="24"/>
            <w:szCs w:val="24"/>
            <w:lang w:val="en-ID"/>
          </w:rPr>
          <w:t>https://github.com/pygame</w:t>
        </w:r>
      </w:hyperlink>
    </w:p>
    <w:p w:rsidR="00833309" w:rsidRDefault="00833309" w:rsidP="00463761">
      <w:pPr>
        <w:rPr>
          <w:rFonts w:ascii="Times New Roman" w:hAnsi="Times New Roman" w:cs="Times New Roman"/>
          <w:sz w:val="24"/>
          <w:szCs w:val="24"/>
          <w:lang w:val="en-ID"/>
        </w:rPr>
      </w:pPr>
    </w:p>
    <w:p w:rsidR="00833309" w:rsidRDefault="00463761" w:rsidP="00833309">
      <w:pPr>
        <w:rPr>
          <w:rFonts w:ascii="Times New Roman" w:hAnsi="Times New Roman" w:cs="Times New Roman"/>
          <w:sz w:val="24"/>
          <w:szCs w:val="24"/>
          <w:lang w:val="en-ID"/>
        </w:rPr>
      </w:pPr>
      <w:r>
        <w:rPr>
          <w:rFonts w:ascii="Times New Roman" w:hAnsi="Times New Roman" w:cs="Times New Roman"/>
          <w:sz w:val="24"/>
          <w:szCs w:val="24"/>
          <w:lang w:val="en-ID"/>
        </w:rPr>
        <w:t xml:space="preserve">KIVY        : </w:t>
      </w:r>
      <w:hyperlink r:id="rId58" w:history="1">
        <w:r w:rsidR="00833309" w:rsidRPr="00D40E36">
          <w:rPr>
            <w:rStyle w:val="Hyperlink"/>
            <w:rFonts w:ascii="Times New Roman" w:hAnsi="Times New Roman" w:cs="Times New Roman"/>
            <w:sz w:val="24"/>
            <w:szCs w:val="24"/>
            <w:lang w:val="en-ID"/>
          </w:rPr>
          <w:t>www.kivy.org</w:t>
        </w:r>
      </w:hyperlink>
      <w:r w:rsidR="00124121">
        <w:rPr>
          <w:rFonts w:ascii="Times New Roman" w:hAnsi="Times New Roman" w:cs="Times New Roman"/>
          <w:sz w:val="24"/>
          <w:szCs w:val="24"/>
          <w:lang w:val="en-ID"/>
        </w:rPr>
        <w:t xml:space="preserve"> </w:t>
      </w:r>
    </w:p>
    <w:p w:rsidR="00833309" w:rsidRDefault="00833309" w:rsidP="00833309">
      <w:pPr>
        <w:ind w:left="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59" w:history="1">
        <w:r w:rsidRPr="00D40E36">
          <w:rPr>
            <w:rStyle w:val="Hyperlink"/>
            <w:rFonts w:ascii="Times New Roman" w:hAnsi="Times New Roman" w:cs="Times New Roman"/>
            <w:sz w:val="24"/>
            <w:szCs w:val="24"/>
            <w:lang w:val="en-ID"/>
          </w:rPr>
          <w:t>https://hackernoon.com/50-popular-python-open-source-projects-on-github-in-2018-c750f9bf56a</w:t>
        </w:r>
      </w:hyperlink>
    </w:p>
    <w:p w:rsidR="00463761" w:rsidRDefault="00833309" w:rsidP="00833309">
      <w:pPr>
        <w:ind w:left="720"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60" w:history="1">
        <w:r w:rsidR="00733DEB" w:rsidRPr="00D40E36">
          <w:rPr>
            <w:rStyle w:val="Hyperlink"/>
            <w:rFonts w:ascii="Times New Roman" w:hAnsi="Times New Roman" w:cs="Times New Roman"/>
            <w:sz w:val="24"/>
            <w:szCs w:val="24"/>
            <w:lang w:val="en-ID"/>
          </w:rPr>
          <w:t>https://github.com/kivy</w:t>
        </w:r>
      </w:hyperlink>
    </w:p>
    <w:p w:rsidR="00733DEB" w:rsidRPr="00463761" w:rsidRDefault="00733DEB" w:rsidP="00463761">
      <w:pPr>
        <w:rPr>
          <w:rFonts w:ascii="Times New Roman" w:hAnsi="Times New Roman" w:cs="Times New Roman"/>
          <w:sz w:val="24"/>
          <w:szCs w:val="24"/>
          <w:lang w:val="en-ID"/>
        </w:rPr>
      </w:pPr>
    </w:p>
    <w:sectPr w:rsidR="00733DEB" w:rsidRPr="00463761" w:rsidSect="00DA37F6">
      <w:pgSz w:w="11907" w:h="16839"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8AB"/>
    <w:rsid w:val="00080CC2"/>
    <w:rsid w:val="000A4946"/>
    <w:rsid w:val="00112FDD"/>
    <w:rsid w:val="00124121"/>
    <w:rsid w:val="00172763"/>
    <w:rsid w:val="00186090"/>
    <w:rsid w:val="001A68AB"/>
    <w:rsid w:val="001D2777"/>
    <w:rsid w:val="0022655C"/>
    <w:rsid w:val="002A3996"/>
    <w:rsid w:val="002D463F"/>
    <w:rsid w:val="00463761"/>
    <w:rsid w:val="004643B7"/>
    <w:rsid w:val="00556742"/>
    <w:rsid w:val="00596D7A"/>
    <w:rsid w:val="0069066E"/>
    <w:rsid w:val="006B2727"/>
    <w:rsid w:val="00733DEB"/>
    <w:rsid w:val="007437D0"/>
    <w:rsid w:val="00833309"/>
    <w:rsid w:val="008F7B39"/>
    <w:rsid w:val="00A0059A"/>
    <w:rsid w:val="00A556D0"/>
    <w:rsid w:val="00B356D2"/>
    <w:rsid w:val="00B91D97"/>
    <w:rsid w:val="00C4522C"/>
    <w:rsid w:val="00C978A5"/>
    <w:rsid w:val="00CB5CC9"/>
    <w:rsid w:val="00D311B5"/>
    <w:rsid w:val="00D75308"/>
    <w:rsid w:val="00DA37F6"/>
    <w:rsid w:val="00FB438F"/>
    <w:rsid w:val="00FC398F"/>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6FCC97-3E4B-4261-A36B-41B8C4545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64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C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3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61"/>
    <w:rPr>
      <w:rFonts w:ascii="Tahoma" w:hAnsi="Tahoma" w:cs="Tahoma"/>
      <w:sz w:val="16"/>
      <w:szCs w:val="16"/>
    </w:rPr>
  </w:style>
  <w:style w:type="character" w:styleId="Hyperlink">
    <w:name w:val="Hyperlink"/>
    <w:basedOn w:val="DefaultParagraphFont"/>
    <w:uiPriority w:val="99"/>
    <w:unhideWhenUsed/>
    <w:rsid w:val="00463761"/>
    <w:rPr>
      <w:color w:val="0000FF" w:themeColor="hyperlink"/>
      <w:u w:val="single"/>
    </w:rPr>
  </w:style>
  <w:style w:type="character" w:customStyle="1" w:styleId="Heading3Char">
    <w:name w:val="Heading 3 Char"/>
    <w:basedOn w:val="DefaultParagraphFont"/>
    <w:link w:val="Heading3"/>
    <w:uiPriority w:val="9"/>
    <w:rsid w:val="004643B7"/>
    <w:rPr>
      <w:rFonts w:ascii="Times New Roman" w:eastAsia="Times New Roman" w:hAnsi="Times New Roman" w:cs="Times New Roman"/>
      <w:b/>
      <w:bCs/>
      <w:sz w:val="27"/>
      <w:szCs w:val="27"/>
    </w:rPr>
  </w:style>
  <w:style w:type="character" w:styleId="Strong">
    <w:name w:val="Strong"/>
    <w:basedOn w:val="DefaultParagraphFont"/>
    <w:uiPriority w:val="22"/>
    <w:qFormat/>
    <w:rsid w:val="000A49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13488">
      <w:bodyDiv w:val="1"/>
      <w:marLeft w:val="0"/>
      <w:marRight w:val="0"/>
      <w:marTop w:val="0"/>
      <w:marBottom w:val="0"/>
      <w:divBdr>
        <w:top w:val="none" w:sz="0" w:space="0" w:color="auto"/>
        <w:left w:val="none" w:sz="0" w:space="0" w:color="auto"/>
        <w:bottom w:val="none" w:sz="0" w:space="0" w:color="auto"/>
        <w:right w:val="none" w:sz="0" w:space="0" w:color="auto"/>
      </w:divBdr>
    </w:div>
    <w:div w:id="614292974">
      <w:bodyDiv w:val="1"/>
      <w:marLeft w:val="0"/>
      <w:marRight w:val="0"/>
      <w:marTop w:val="0"/>
      <w:marBottom w:val="0"/>
      <w:divBdr>
        <w:top w:val="none" w:sz="0" w:space="0" w:color="auto"/>
        <w:left w:val="none" w:sz="0" w:space="0" w:color="auto"/>
        <w:bottom w:val="none" w:sz="0" w:space="0" w:color="auto"/>
        <w:right w:val="none" w:sz="0" w:space="0" w:color="auto"/>
      </w:divBdr>
    </w:div>
    <w:div w:id="175809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pygame_org" TargetMode="External"/><Relationship Id="rId18" Type="http://schemas.openxmlformats.org/officeDocument/2006/relationships/hyperlink" Target="http://www.pygame.org/wiki/info" TargetMode="External"/><Relationship Id="rId26" Type="http://schemas.openxmlformats.org/officeDocument/2006/relationships/hyperlink" Target="http://2.bp.blogspot.com/-65Z4lwY2GnQ/WNHlGAra2BI/AAAAAAAAAS0/ej1FdWdEZH4_vzeJjTlAkBH8sP2Nv9v6gCK4B/s1600/3.png" TargetMode="External"/><Relationship Id="rId39" Type="http://schemas.openxmlformats.org/officeDocument/2006/relationships/image" Target="media/image10.png"/><Relationship Id="rId21" Type="http://schemas.openxmlformats.org/officeDocument/2006/relationships/hyperlink" Target="http://mn-belajarpython.blogspot.co.id/2016/11/cara-install-python-3-dengan-mudah.html" TargetMode="External"/><Relationship Id="rId34" Type="http://schemas.openxmlformats.org/officeDocument/2006/relationships/hyperlink" Target="http://3.bp.blogspot.com/-UGvVgC6jHvA/WNHn05KoOiI/AAAAAAAAATk/aecdaEYC1rQaYV64XH7aJrh6n15TvSKQQCK4B/s1600/7.pn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hackernoon.com/50-popular-python-open-source-projects-on-github-in-2018-c750f9bf56a0" TargetMode="External"/><Relationship Id="rId7" Type="http://schemas.openxmlformats.org/officeDocument/2006/relationships/hyperlink" Target="http://www.libsdl.org/" TargetMode="External"/><Relationship Id="rId2" Type="http://schemas.openxmlformats.org/officeDocument/2006/relationships/styles" Target="styles.xml"/><Relationship Id="rId16" Type="http://schemas.openxmlformats.org/officeDocument/2006/relationships/hyperlink" Target="https://github.com/pygame/pygame/" TargetMode="External"/><Relationship Id="rId20" Type="http://schemas.openxmlformats.org/officeDocument/2006/relationships/hyperlink" Target="http://mn-belajarpython.blogspot.co.id/2017/03/cara-install-pygame-di-linux.html" TargetMode="External"/><Relationship Id="rId29" Type="http://schemas.openxmlformats.org/officeDocument/2006/relationships/image" Target="media/image5.png"/><Relationship Id="rId41" Type="http://schemas.openxmlformats.org/officeDocument/2006/relationships/image" Target="media/image12.png"/><Relationship Id="rId54" Type="http://schemas.openxmlformats.org/officeDocument/2006/relationships/hyperlink" Target="http://www.pygam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ython.org/" TargetMode="External"/><Relationship Id="rId11" Type="http://schemas.openxmlformats.org/officeDocument/2006/relationships/hyperlink" Target="http://www.pygame.org/docs/" TargetMode="External"/><Relationship Id="rId24" Type="http://schemas.openxmlformats.org/officeDocument/2006/relationships/hyperlink" Target="http://3.bp.blogspot.com/-M-QOByuFc1I/WNHklFtHYwI/AAAAAAAAASs/aCHU1hNIyr8U28bMwxO_cfiDiJmrISBWACK4B/s1600/2.png" TargetMode="External"/><Relationship Id="rId32" Type="http://schemas.openxmlformats.org/officeDocument/2006/relationships/hyperlink" Target="http://3.bp.blogspot.com/-12zEeLMbqAE/WNHmavRV6BI/AAAAAAAAATY/9NHXtlw7s98ce0sYshAktMCCcXfTN4M7wCK4B/s1600/6.png"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www.kivy.org" TargetMode="External"/><Relationship Id="rId5" Type="http://schemas.openxmlformats.org/officeDocument/2006/relationships/image" Target="media/image1.png"/><Relationship Id="rId15" Type="http://schemas.openxmlformats.org/officeDocument/2006/relationships/hyperlink" Target="http://stackoverflow.com/questions/tagged/pygame" TargetMode="External"/><Relationship Id="rId23" Type="http://schemas.openxmlformats.org/officeDocument/2006/relationships/image" Target="media/image2.png"/><Relationship Id="rId28" Type="http://schemas.openxmlformats.org/officeDocument/2006/relationships/hyperlink" Target="http://2.bp.blogspot.com/-XObsF0X7Ls4/WNHlYguor5I/AAAAAAAAATA/sTIfoFjkuXo8IvotkQqVSX49hQMhllL5gCK4B/s1600/4.png" TargetMode="External"/><Relationship Id="rId36" Type="http://schemas.openxmlformats.org/officeDocument/2006/relationships/hyperlink" Target="http://1.bp.blogspot.com/-ocvoj0tdquU/WNHuvtqXn3I/AAAAAAAAAT0/grrdvGSi2P4b6dIJAc-Nopzk7COCwN5BwCK4B/s1600/8.png" TargetMode="External"/><Relationship Id="rId49" Type="http://schemas.openxmlformats.org/officeDocument/2006/relationships/image" Target="media/image20.png"/><Relationship Id="rId57" Type="http://schemas.openxmlformats.org/officeDocument/2006/relationships/hyperlink" Target="https://github.com/pygame" TargetMode="External"/><Relationship Id="rId61" Type="http://schemas.openxmlformats.org/officeDocument/2006/relationships/fontTable" Target="fontTable.xml"/><Relationship Id="rId10" Type="http://schemas.openxmlformats.org/officeDocument/2006/relationships/hyperlink" Target="http://www.pygame.org/wiki/about/" TargetMode="External"/><Relationship Id="rId19" Type="http://schemas.openxmlformats.org/officeDocument/2006/relationships/hyperlink" Target="https://www.python.org/psf/codeofconduct/"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github.com/kivy" TargetMode="External"/><Relationship Id="rId4" Type="http://schemas.openxmlformats.org/officeDocument/2006/relationships/webSettings" Target="webSettings.xml"/><Relationship Id="rId9" Type="http://schemas.openxmlformats.org/officeDocument/2006/relationships/hyperlink" Target="http://www.pygame.org/members/projects/new" TargetMode="External"/><Relationship Id="rId14" Type="http://schemas.openxmlformats.org/officeDocument/2006/relationships/hyperlink" Target="https://www.reddit.com/r/pygame" TargetMode="External"/><Relationship Id="rId22" Type="http://schemas.openxmlformats.org/officeDocument/2006/relationships/hyperlink" Target="http://2.bp.blogspot.com/-H7d5xk7DqjE/WNHkLkN0fwI/AAAAAAAAASc/TstCqeWMvJ8rpPeZUGZSiy8Nlks3Li1WACK4B/s1600/1.png" TargetMode="External"/><Relationship Id="rId27" Type="http://schemas.openxmlformats.org/officeDocument/2006/relationships/image" Target="media/image4.png"/><Relationship Id="rId30" Type="http://schemas.openxmlformats.org/officeDocument/2006/relationships/hyperlink" Target="http://1.bp.blogspot.com/-ZNJ6sZ1dwwA/WNHmNbVEF7I/AAAAAAAAATQ/bLAe6u4Dtxw1tOKaTa2N9HD9CENNUSQggCK4B/s1600/5.png"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programarcadegames.com/index.php?lang=en&amp;chapter=introduction_to_sprites" TargetMode="External"/><Relationship Id="rId8" Type="http://schemas.openxmlformats.org/officeDocument/2006/relationships/hyperlink" Target="http://www.pygame.org/wiki/GettingStarted"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www.pygame.org/dashboard" TargetMode="External"/><Relationship Id="rId17" Type="http://schemas.openxmlformats.org/officeDocument/2006/relationships/hyperlink" Target="irc://irc.freenode.net/pygame"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2.bp.blogspot.com/-BjzPlLl8w0U/WNHvCDFqyRI/AAAAAAAAAUE/pznxGQ6DOLo5F7Q0PZTXpefFMnOdj9HJwCK4B/s1600/9.png" TargetMode="External"/><Relationship Id="rId46" Type="http://schemas.openxmlformats.org/officeDocument/2006/relationships/image" Target="media/image17.png"/><Relationship Id="rId59" Type="http://schemas.openxmlformats.org/officeDocument/2006/relationships/hyperlink" Target="https://hackernoon.com/50-popular-python-open-source-projects-on-github-in-2018-c750f9bf56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23236-E27A-4BC2-BAD9-C76D957D6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19</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X441U</dc:creator>
  <cp:lastModifiedBy>Windows User</cp:lastModifiedBy>
  <cp:revision>18</cp:revision>
  <dcterms:created xsi:type="dcterms:W3CDTF">2018-12-16T16:07:00Z</dcterms:created>
  <dcterms:modified xsi:type="dcterms:W3CDTF">2019-05-28T12:47:00Z</dcterms:modified>
</cp:coreProperties>
</file>